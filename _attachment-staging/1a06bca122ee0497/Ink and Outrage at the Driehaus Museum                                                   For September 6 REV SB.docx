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DC2D2C" w14:textId="05B7C9A6" w:rsidR="00E11B57" w:rsidRDefault="00F85942">
      <w:pPr>
        <w:rPr>
          <w:rFonts w:ascii="Times New Roman" w:hAnsi="Times New Roman" w:cs="Times New Roman (Body CS)"/>
          <w:sz w:val="32"/>
        </w:rPr>
      </w:pPr>
      <w:r w:rsidRPr="00F85942">
        <w:rPr>
          <w:rFonts w:ascii="Times New Roman" w:hAnsi="Times New Roman" w:cs="Times New Roman (Body CS)"/>
          <w:sz w:val="32"/>
        </w:rPr>
        <w:t xml:space="preserve">Ink and Outrage at the Driehaus Museum </w:t>
      </w:r>
      <w:r>
        <w:rPr>
          <w:rFonts w:ascii="Times New Roman" w:hAnsi="Times New Roman" w:cs="Times New Roman (Body CS)"/>
          <w:sz w:val="32"/>
        </w:rPr>
        <w:t xml:space="preserve">                                                  </w:t>
      </w:r>
      <w:proofErr w:type="gramStart"/>
      <w:r w:rsidRPr="00F85942">
        <w:rPr>
          <w:rFonts w:ascii="Times New Roman" w:hAnsi="Times New Roman" w:cs="Times New Roman (Body CS)"/>
          <w:sz w:val="32"/>
        </w:rPr>
        <w:t>For</w:t>
      </w:r>
      <w:proofErr w:type="gramEnd"/>
      <w:r w:rsidRPr="00F85942">
        <w:rPr>
          <w:rFonts w:ascii="Times New Roman" w:hAnsi="Times New Roman" w:cs="Times New Roman (Body CS)"/>
          <w:sz w:val="32"/>
        </w:rPr>
        <w:t xml:space="preserve"> September 6, </w:t>
      </w:r>
      <w:proofErr w:type="gramStart"/>
      <w:r w:rsidRPr="00F85942">
        <w:rPr>
          <w:rFonts w:ascii="Times New Roman" w:hAnsi="Times New Roman" w:cs="Times New Roman (Body CS)"/>
          <w:sz w:val="32"/>
        </w:rPr>
        <w:t>2026</w:t>
      </w:r>
      <w:proofErr w:type="gramEnd"/>
      <w:r w:rsidRPr="00F85942">
        <w:rPr>
          <w:rFonts w:ascii="Times New Roman" w:hAnsi="Times New Roman" w:cs="Times New Roman (Body CS)"/>
          <w:sz w:val="32"/>
        </w:rPr>
        <w:t xml:space="preserve"> </w:t>
      </w:r>
      <w:r>
        <w:rPr>
          <w:rFonts w:ascii="Times New Roman" w:hAnsi="Times New Roman" w:cs="Times New Roman (Body CS)"/>
          <w:sz w:val="32"/>
        </w:rPr>
        <w:t xml:space="preserve">                                                                              </w:t>
      </w:r>
      <w:r w:rsidRPr="00F85942">
        <w:rPr>
          <w:rFonts w:ascii="Times New Roman" w:hAnsi="Times New Roman" w:cs="Times New Roman (Body CS)"/>
          <w:sz w:val="32"/>
        </w:rPr>
        <w:t>By Silvia Beltrametti</w:t>
      </w:r>
    </w:p>
    <w:p w14:paraId="200E46A9" w14:textId="31EC7263" w:rsidR="0032618B" w:rsidRDefault="0032618B">
      <w:pPr>
        <w:rPr>
          <w:rFonts w:ascii="Times New Roman" w:hAnsi="Times New Roman" w:cs="Times New Roman (Body CS)"/>
          <w:sz w:val="32"/>
        </w:rPr>
      </w:pPr>
      <w:r>
        <w:rPr>
          <w:rFonts w:ascii="Times New Roman" w:hAnsi="Times New Roman" w:cs="Times New Roman (Body CS)"/>
          <w:sz w:val="32"/>
        </w:rPr>
        <w:t>(photos throughout)</w:t>
      </w:r>
    </w:p>
    <w:p w14:paraId="2F71C109" w14:textId="4AEFF4D5" w:rsidR="00F85942" w:rsidRPr="00F85942" w:rsidRDefault="00F85942">
      <w:pPr>
        <w:rPr>
          <w:rFonts w:ascii="Times New Roman" w:hAnsi="Times New Roman" w:cs="Times New Roman (Body CS)"/>
          <w:sz w:val="32"/>
        </w:rPr>
      </w:pPr>
      <w:r>
        <w:rPr>
          <w:rFonts w:ascii="Times New Roman" w:hAnsi="Times New Roman" w:cs="Times New Roman (Body CS)"/>
          <w:sz w:val="32"/>
        </w:rPr>
        <w:t xml:space="preserve">(Editor’s Note:  Running now through September 13 at the Driehaus Museum is </w:t>
      </w:r>
      <w:r w:rsidR="0032618B">
        <w:rPr>
          <w:rFonts w:ascii="Times New Roman" w:hAnsi="Times New Roman" w:cs="Times New Roman (Body CS)"/>
          <w:sz w:val="32"/>
        </w:rPr>
        <w:t>“</w:t>
      </w:r>
      <w:r w:rsidRPr="00F85942">
        <w:rPr>
          <w:rStyle w:val="Emphasis"/>
          <w:rFonts w:ascii="Times New Roman" w:hAnsi="Times New Roman" w:cs="Times New Roman (Body CS)"/>
          <w:i w:val="0"/>
          <w:sz w:val="32"/>
          <w:szCs w:val="27"/>
        </w:rPr>
        <w:t>Ink &amp; Outrage: 18th-Century Satirical Prints in London &amp; Dublin</w:t>
      </w:r>
      <w:r w:rsidR="0032618B">
        <w:rPr>
          <w:rStyle w:val="Emphasis"/>
          <w:rFonts w:ascii="Times New Roman" w:hAnsi="Times New Roman" w:cs="Times New Roman (Body CS)"/>
          <w:i w:val="0"/>
          <w:sz w:val="32"/>
          <w:szCs w:val="27"/>
        </w:rPr>
        <w:t>”</w:t>
      </w:r>
      <w:r>
        <w:rPr>
          <w:rStyle w:val="apple-converted-space"/>
          <w:rFonts w:ascii="Times New Roman" w:hAnsi="Times New Roman" w:cs="Times New Roman (Body CS)"/>
          <w:i/>
          <w:sz w:val="32"/>
          <w:szCs w:val="27"/>
          <w:shd w:val="clear" w:color="auto" w:fill="FFFFFF"/>
        </w:rPr>
        <w:t>,</w:t>
      </w:r>
      <w:r w:rsidRPr="00F85942">
        <w:rPr>
          <w:rFonts w:ascii="Times New Roman" w:hAnsi="Times New Roman" w:cs="Times New Roman (Body CS)"/>
          <w:sz w:val="32"/>
          <w:szCs w:val="27"/>
          <w:shd w:val="clear" w:color="auto" w:fill="FFFFFF"/>
        </w:rPr>
        <w:t xml:space="preserve"> a revelatory exhibition that explores the golden age of caricature and the networks of art, politics, and piracy that connected Britain and Ireland.</w:t>
      </w:r>
      <w:r>
        <w:rPr>
          <w:rFonts w:ascii="Times New Roman" w:hAnsi="Times New Roman" w:cs="Times New Roman (Body CS)"/>
          <w:sz w:val="32"/>
          <w:szCs w:val="27"/>
          <w:shd w:val="clear" w:color="auto" w:fill="FFFFFF"/>
        </w:rPr>
        <w:t xml:space="preserve"> We asked</w:t>
      </w:r>
      <w:del w:id="0" w:author="Silvia Beltrametti" w:date="2026-09-02T18:51:00Z" w16du:dateUtc="2026-09-02T16:51:00Z">
        <w:r w:rsidDel="006E4675">
          <w:rPr>
            <w:rFonts w:ascii="Times New Roman" w:hAnsi="Times New Roman" w:cs="Times New Roman (Body CS)"/>
            <w:sz w:val="32"/>
            <w:szCs w:val="27"/>
            <w:shd w:val="clear" w:color="auto" w:fill="FFFFFF"/>
          </w:rPr>
          <w:delText xml:space="preserve"> its</w:delText>
        </w:r>
      </w:del>
      <w:r>
        <w:rPr>
          <w:rFonts w:ascii="Times New Roman" w:hAnsi="Times New Roman" w:cs="Times New Roman (Body CS)"/>
          <w:sz w:val="32"/>
          <w:szCs w:val="27"/>
          <w:shd w:val="clear" w:color="auto" w:fill="FFFFFF"/>
        </w:rPr>
        <w:t xml:space="preserve"> curator </w:t>
      </w:r>
      <w:r w:rsidR="0032618B">
        <w:rPr>
          <w:rFonts w:ascii="Times New Roman" w:hAnsi="Times New Roman" w:cs="Times New Roman (Body CS)"/>
          <w:sz w:val="32"/>
          <w:szCs w:val="27"/>
          <w:shd w:val="clear" w:color="auto" w:fill="FFFFFF"/>
        </w:rPr>
        <w:t xml:space="preserve">and catalogue author </w:t>
      </w:r>
      <w:r>
        <w:rPr>
          <w:rFonts w:ascii="Times New Roman" w:hAnsi="Times New Roman" w:cs="Times New Roman (Body CS)"/>
          <w:sz w:val="32"/>
          <w:szCs w:val="27"/>
          <w:shd w:val="clear" w:color="auto" w:fill="FFFFFF"/>
        </w:rPr>
        <w:t>Silvia Beltrametti to tell us more about it and hope that our readers won’t miss seeing this exhibition that shows how powerful humor is.)</w:t>
      </w:r>
    </w:p>
    <w:p w14:paraId="1D318CC0" w14:textId="77777777" w:rsidR="00F85942" w:rsidRDefault="00F85942"/>
    <w:p w14:paraId="53FD4602" w14:textId="1FEA0F91"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sidRPr="00F85942">
        <w:rPr>
          <w:rFonts w:ascii="Times New Roman" w:eastAsia="Times New Roman" w:hAnsi="Times New Roman" w:cs="Times New Roman"/>
          <w:kern w:val="0"/>
          <w:sz w:val="32"/>
          <w:szCs w:val="18"/>
          <w14:ligatures w14:val="none"/>
        </w:rPr>
        <w:t>I'm Silvia Beltrametti and I am truly grateful for the opportunity to give this interview about my exhibition </w:t>
      </w:r>
      <w:r w:rsidRPr="006E4675">
        <w:rPr>
          <w:rFonts w:ascii="Times New Roman" w:eastAsia="Times New Roman" w:hAnsi="Times New Roman" w:cs="Times New Roman"/>
          <w:i/>
          <w:kern w:val="0"/>
          <w:sz w:val="32"/>
          <w:szCs w:val="18"/>
          <w14:ligatures w14:val="none"/>
          <w:rPrChange w:id="1" w:author="Silvia Beltrametti" w:date="2026-09-02T18:52:00Z" w16du:dateUtc="2026-09-02T16:52:00Z">
            <w:rPr>
              <w:rFonts w:ascii="Times New Roman" w:eastAsia="Times New Roman" w:hAnsi="Times New Roman" w:cs="Times New Roman"/>
              <w:iCs/>
              <w:kern w:val="0"/>
              <w:sz w:val="32"/>
              <w:szCs w:val="18"/>
              <w14:ligatures w14:val="none"/>
            </w:rPr>
          </w:rPrChange>
        </w:rPr>
        <w:t>Ink and Outrage</w:t>
      </w:r>
      <w:r w:rsidRPr="00F85942">
        <w:rPr>
          <w:rFonts w:ascii="Times New Roman" w:eastAsia="Times New Roman" w:hAnsi="Times New Roman" w:cs="Times New Roman"/>
          <w:kern w:val="0"/>
          <w:sz w:val="32"/>
          <w:szCs w:val="18"/>
          <w14:ligatures w14:val="none"/>
        </w:rPr>
        <w:t xml:space="preserve"> at the Driehaus Museum. It closes in just 10 </w:t>
      </w:r>
      <w:proofErr w:type="gramStart"/>
      <w:r w:rsidRPr="00F85942">
        <w:rPr>
          <w:rFonts w:ascii="Times New Roman" w:eastAsia="Times New Roman" w:hAnsi="Times New Roman" w:cs="Times New Roman"/>
          <w:kern w:val="0"/>
          <w:sz w:val="32"/>
          <w:szCs w:val="18"/>
          <w14:ligatures w14:val="none"/>
        </w:rPr>
        <w:t>days</w:t>
      </w:r>
      <w:proofErr w:type="gramEnd"/>
      <w:r w:rsidRPr="00F85942">
        <w:rPr>
          <w:rFonts w:ascii="Times New Roman" w:eastAsia="Times New Roman" w:hAnsi="Times New Roman" w:cs="Times New Roman"/>
          <w:kern w:val="0"/>
          <w:sz w:val="32"/>
          <w:szCs w:val="18"/>
          <w14:ligatures w14:val="none"/>
        </w:rPr>
        <w:t xml:space="preserve"> and I hope </w:t>
      </w:r>
      <w:ins w:id="2" w:author="Silvia Beltrametti" w:date="2026-09-02T18:52:00Z" w16du:dateUtc="2026-09-02T16:52:00Z">
        <w:r w:rsidR="006E4675">
          <w:rPr>
            <w:rFonts w:ascii="Times New Roman" w:eastAsia="Times New Roman" w:hAnsi="Times New Roman" w:cs="Times New Roman"/>
            <w:kern w:val="0"/>
            <w:sz w:val="32"/>
            <w:szCs w:val="18"/>
            <w14:ligatures w14:val="none"/>
          </w:rPr>
          <w:t xml:space="preserve">that </w:t>
        </w:r>
      </w:ins>
      <w:r w:rsidRPr="00F85942">
        <w:rPr>
          <w:rFonts w:ascii="Times New Roman" w:eastAsia="Times New Roman" w:hAnsi="Times New Roman" w:cs="Times New Roman"/>
          <w:kern w:val="0"/>
          <w:sz w:val="32"/>
          <w:szCs w:val="18"/>
          <w14:ligatures w14:val="none"/>
        </w:rPr>
        <w:t xml:space="preserve">you can make time to visit. When I gave my opening remarks on the stage of the Murphy </w:t>
      </w:r>
      <w:ins w:id="3" w:author="Silvia Beltrametti" w:date="2026-09-02T18:52:00Z" w16du:dateUtc="2026-09-02T16:52:00Z">
        <w:r w:rsidR="006E4675">
          <w:rPr>
            <w:rFonts w:ascii="Times New Roman" w:eastAsia="Times New Roman" w:hAnsi="Times New Roman" w:cs="Times New Roman"/>
            <w:kern w:val="0"/>
            <w:sz w:val="32"/>
            <w:szCs w:val="18"/>
            <w14:ligatures w14:val="none"/>
          </w:rPr>
          <w:t>A</w:t>
        </w:r>
      </w:ins>
      <w:del w:id="4" w:author="Silvia Beltrametti" w:date="2026-09-02T18:52:00Z" w16du:dateUtc="2026-09-02T16:52:00Z">
        <w:r w:rsidRPr="00F85942" w:rsidDel="006E4675">
          <w:rPr>
            <w:rFonts w:ascii="Times New Roman" w:eastAsia="Times New Roman" w:hAnsi="Times New Roman" w:cs="Times New Roman"/>
            <w:kern w:val="0"/>
            <w:sz w:val="32"/>
            <w:szCs w:val="18"/>
            <w14:ligatures w14:val="none"/>
          </w:rPr>
          <w:delText>a</w:delText>
        </w:r>
      </w:del>
      <w:r w:rsidRPr="00F85942">
        <w:rPr>
          <w:rFonts w:ascii="Times New Roman" w:eastAsia="Times New Roman" w:hAnsi="Times New Roman" w:cs="Times New Roman"/>
          <w:kern w:val="0"/>
          <w:sz w:val="32"/>
          <w:szCs w:val="18"/>
          <w14:ligatures w14:val="none"/>
        </w:rPr>
        <w:t>uditorium on May 14th in front of 400 people I could not foresee how enriching and transformative this experience would become for me: the active engagement of local communities helped shape the meaning of this exhibition</w:t>
      </w:r>
      <w:ins w:id="5" w:author="Silvia Beltrametti" w:date="2026-09-02T18:52:00Z" w16du:dateUtc="2026-09-02T16:52:00Z">
        <w:r w:rsidR="006E4675">
          <w:rPr>
            <w:rFonts w:ascii="Times New Roman" w:eastAsia="Times New Roman" w:hAnsi="Times New Roman" w:cs="Times New Roman"/>
            <w:kern w:val="0"/>
            <w:sz w:val="32"/>
            <w:szCs w:val="18"/>
            <w14:ligatures w14:val="none"/>
          </w:rPr>
          <w:t xml:space="preserve"> in a powerful way</w:t>
        </w:r>
      </w:ins>
      <w:r w:rsidRPr="00F85942">
        <w:rPr>
          <w:rFonts w:ascii="Times New Roman" w:eastAsia="Times New Roman" w:hAnsi="Times New Roman" w:cs="Times New Roman"/>
          <w:kern w:val="0"/>
          <w:sz w:val="32"/>
          <w:szCs w:val="18"/>
          <w14:ligatures w14:val="none"/>
        </w:rPr>
        <w:t xml:space="preserve">. That's what I would like to focus on today. How the audience of Chicago brought so much incredible new content </w:t>
      </w:r>
      <w:del w:id="6" w:author="Silvia Beltrametti" w:date="2026-09-02T18:52:00Z" w16du:dateUtc="2026-09-02T16:52:00Z">
        <w:r w:rsidRPr="00F85942" w:rsidDel="006E4675">
          <w:rPr>
            <w:rFonts w:ascii="Times New Roman" w:eastAsia="Times New Roman" w:hAnsi="Times New Roman" w:cs="Times New Roman"/>
            <w:kern w:val="0"/>
            <w:sz w:val="32"/>
            <w:szCs w:val="18"/>
            <w14:ligatures w14:val="none"/>
          </w:rPr>
          <w:delText>in</w:delText>
        </w:r>
      </w:del>
      <w:r w:rsidRPr="00F85942">
        <w:rPr>
          <w:rFonts w:ascii="Times New Roman" w:eastAsia="Times New Roman" w:hAnsi="Times New Roman" w:cs="Times New Roman"/>
          <w:kern w:val="0"/>
          <w:sz w:val="32"/>
          <w:szCs w:val="18"/>
          <w14:ligatures w14:val="none"/>
        </w:rPr>
        <w:t>to it, proving that laughter truly is the shortest distance between two people.</w:t>
      </w:r>
    </w:p>
    <w:p w14:paraId="367399A9"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0BDAC78F" w14:textId="34B8BC8F"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Pr="00F85942">
        <w:rPr>
          <w:rFonts w:ascii="Times New Roman" w:eastAsia="Times New Roman" w:hAnsi="Times New Roman" w:cs="Times New Roman"/>
          <w:kern w:val="0"/>
          <w:sz w:val="32"/>
          <w:szCs w:val="18"/>
          <w14:ligatures w14:val="none"/>
        </w:rPr>
        <w:t xml:space="preserve"> How did you decide to curate and write about satirical cartoons?</w:t>
      </w:r>
    </w:p>
    <w:p w14:paraId="63266049"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5248B838" w14:textId="584D1B54"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Pr="00F85942">
        <w:rPr>
          <w:rFonts w:ascii="Times New Roman" w:eastAsia="Times New Roman" w:hAnsi="Times New Roman" w:cs="Times New Roman"/>
          <w:kern w:val="0"/>
          <w:sz w:val="32"/>
          <w:szCs w:val="18"/>
          <w14:ligatures w14:val="none"/>
        </w:rPr>
        <w:t xml:space="preserve">I am an Intellectual Property lawyer and I stumbled into this topic when I detected a legal loophole: satirical prints produced in eighteen century London were the subject of the world's first copyright </w:t>
      </w:r>
      <w:ins w:id="7" w:author="Silvia Beltrametti" w:date="2026-09-02T18:53:00Z" w16du:dateUtc="2026-09-02T16:53:00Z">
        <w:r w:rsidR="006E4675">
          <w:rPr>
            <w:rFonts w:ascii="Times New Roman" w:eastAsia="Times New Roman" w:hAnsi="Times New Roman" w:cs="Times New Roman"/>
            <w:kern w:val="0"/>
            <w:sz w:val="32"/>
            <w:szCs w:val="18"/>
            <w14:ligatures w14:val="none"/>
          </w:rPr>
          <w:t xml:space="preserve">law </w:t>
        </w:r>
      </w:ins>
      <w:r w:rsidRPr="00F85942">
        <w:rPr>
          <w:rFonts w:ascii="Times New Roman" w:eastAsia="Times New Roman" w:hAnsi="Times New Roman" w:cs="Times New Roman"/>
          <w:kern w:val="0"/>
          <w:sz w:val="32"/>
          <w:szCs w:val="18"/>
          <w14:ligatures w14:val="none"/>
        </w:rPr>
        <w:t xml:space="preserve">protecting illustrators -- but since there was no such legislation </w:t>
      </w:r>
      <w:ins w:id="8" w:author="Silvia Beltrametti" w:date="2026-09-02T18:53:00Z" w16du:dateUtc="2026-09-02T16:53:00Z">
        <w:r w:rsidR="006E4675">
          <w:rPr>
            <w:rFonts w:ascii="Times New Roman" w:eastAsia="Times New Roman" w:hAnsi="Times New Roman" w:cs="Times New Roman"/>
            <w:kern w:val="0"/>
            <w:sz w:val="32"/>
            <w:szCs w:val="18"/>
            <w14:ligatures w14:val="none"/>
          </w:rPr>
          <w:t>i</w:t>
        </w:r>
      </w:ins>
      <w:del w:id="9" w:author="Silvia Beltrametti" w:date="2026-09-02T18:53:00Z" w16du:dateUtc="2026-09-02T16:53:00Z">
        <w:r w:rsidRPr="00F85942" w:rsidDel="006E4675">
          <w:rPr>
            <w:rFonts w:ascii="Times New Roman" w:eastAsia="Times New Roman" w:hAnsi="Times New Roman" w:cs="Times New Roman"/>
            <w:kern w:val="0"/>
            <w:sz w:val="32"/>
            <w:szCs w:val="18"/>
            <w14:ligatures w14:val="none"/>
          </w:rPr>
          <w:delText>I</w:delText>
        </w:r>
      </w:del>
      <w:r w:rsidRPr="00F85942">
        <w:rPr>
          <w:rFonts w:ascii="Times New Roman" w:eastAsia="Times New Roman" w:hAnsi="Times New Roman" w:cs="Times New Roman"/>
          <w:kern w:val="0"/>
          <w:sz w:val="32"/>
          <w:szCs w:val="18"/>
          <w14:ligatures w14:val="none"/>
        </w:rPr>
        <w:t xml:space="preserve">n Ireland, Dublin publishers profited from such loophole by appropriating the original </w:t>
      </w:r>
      <w:r w:rsidRPr="00F85942">
        <w:rPr>
          <w:rFonts w:ascii="Times New Roman" w:eastAsia="Times New Roman" w:hAnsi="Times New Roman" w:cs="Times New Roman"/>
          <w:kern w:val="0"/>
          <w:sz w:val="32"/>
          <w:szCs w:val="18"/>
          <w14:ligatures w14:val="none"/>
        </w:rPr>
        <w:lastRenderedPageBreak/>
        <w:t>content and turning it into their own. As I started digging into this story, so many questions that have extreme contemporary relevance popped up, such as: what did originality mean then compared to today? How did the circulation of these prints enable new creative contexts</w:t>
      </w:r>
      <w:del w:id="10" w:author="Silvia Beltrametti" w:date="2026-09-02T18:53:00Z" w16du:dateUtc="2026-09-02T16:53:00Z">
        <w:r w:rsidRPr="00F85942" w:rsidDel="006E4675">
          <w:rPr>
            <w:rFonts w:ascii="Times New Roman" w:eastAsia="Times New Roman" w:hAnsi="Times New Roman" w:cs="Times New Roman"/>
            <w:kern w:val="0"/>
            <w:sz w:val="32"/>
            <w:szCs w:val="18"/>
            <w14:ligatures w14:val="none"/>
          </w:rPr>
          <w:delText xml:space="preserve"> </w:delText>
        </w:r>
      </w:del>
      <w:r w:rsidRPr="00F85942">
        <w:rPr>
          <w:rFonts w:ascii="Times New Roman" w:eastAsia="Times New Roman" w:hAnsi="Times New Roman" w:cs="Times New Roman"/>
          <w:kern w:val="0"/>
          <w:sz w:val="32"/>
          <w:szCs w:val="18"/>
          <w14:ligatures w14:val="none"/>
        </w:rPr>
        <w:t xml:space="preserve">? Is copyright still relevant in the age of AI? The exhibition tackles these questions, but here is another angle that I uncovered by interacting with the Driehaus audience. That </w:t>
      </w:r>
      <w:ins w:id="11" w:author="Silvia Beltrametti" w:date="2026-09-02T18:54:00Z" w16du:dateUtc="2026-09-02T16:54:00Z">
        <w:r w:rsidR="006E4675">
          <w:rPr>
            <w:rFonts w:ascii="Times New Roman" w:eastAsia="Times New Roman" w:hAnsi="Times New Roman" w:cs="Times New Roman"/>
            <w:kern w:val="0"/>
            <w:sz w:val="32"/>
            <w:szCs w:val="18"/>
            <w14:ligatures w14:val="none"/>
          </w:rPr>
          <w:t xml:space="preserve">then, as well as now, </w:t>
        </w:r>
      </w:ins>
      <w:r w:rsidRPr="00F85942">
        <w:rPr>
          <w:rFonts w:ascii="Times New Roman" w:eastAsia="Times New Roman" w:hAnsi="Times New Roman" w:cs="Times New Roman"/>
          <w:kern w:val="0"/>
          <w:sz w:val="32"/>
          <w:szCs w:val="18"/>
          <w14:ligatures w14:val="none"/>
        </w:rPr>
        <w:t>irony is power, and that satire is an intellectual vehicle that can deliver truth in the most piercing, direct way possible. It is a powerful tool of freedom of expression.</w:t>
      </w:r>
      <w:r>
        <w:rPr>
          <w:rFonts w:ascii="Times New Roman" w:eastAsia="Times New Roman" w:hAnsi="Times New Roman" w:cs="Times New Roman"/>
          <w:kern w:val="0"/>
          <w:sz w:val="32"/>
          <w:szCs w:val="18"/>
          <w14:ligatures w14:val="none"/>
        </w:rPr>
        <w:t>”</w:t>
      </w:r>
    </w:p>
    <w:p w14:paraId="4AD0252B"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2E2EC0E2" w14:textId="21BC5D13"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Pr="00F85942">
        <w:rPr>
          <w:rFonts w:ascii="Times New Roman" w:eastAsia="Times New Roman" w:hAnsi="Times New Roman" w:cs="Times New Roman"/>
          <w:kern w:val="0"/>
          <w:sz w:val="32"/>
          <w:szCs w:val="18"/>
          <w14:ligatures w14:val="none"/>
        </w:rPr>
        <w:t xml:space="preserve"> What was the importance of them at the time and what do collectors value most?</w:t>
      </w:r>
    </w:p>
    <w:p w14:paraId="52AA64E8"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6DEE0B12" w14:textId="3BE4564D"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Pr="00F85942">
        <w:rPr>
          <w:rFonts w:ascii="Times New Roman" w:eastAsia="Times New Roman" w:hAnsi="Times New Roman" w:cs="Times New Roman"/>
          <w:kern w:val="0"/>
          <w:sz w:val="32"/>
          <w:szCs w:val="18"/>
          <w14:ligatures w14:val="none"/>
        </w:rPr>
        <w:t xml:space="preserve">Collectors value rarity, the quality of the impression, distinctive coloring, and of course attribution. Attribution in this context means the signature of the artist as well as sourcing indications such as the name and address of the publisher on the margins of the print. With the passing of the Hogarth Act in England in 1735, engravers were upgraded from being </w:t>
      </w:r>
      <w:proofErr w:type="spellStart"/>
      <w:r w:rsidRPr="00F85942">
        <w:rPr>
          <w:rFonts w:ascii="Times New Roman" w:eastAsia="Times New Roman" w:hAnsi="Times New Roman" w:cs="Times New Roman"/>
          <w:kern w:val="0"/>
          <w:sz w:val="32"/>
          <w:szCs w:val="18"/>
          <w14:ligatures w14:val="none"/>
        </w:rPr>
        <w:t>labourers</w:t>
      </w:r>
      <w:proofErr w:type="spellEnd"/>
      <w:r w:rsidRPr="00F85942">
        <w:rPr>
          <w:rFonts w:ascii="Times New Roman" w:eastAsia="Times New Roman" w:hAnsi="Times New Roman" w:cs="Times New Roman"/>
          <w:kern w:val="0"/>
          <w:sz w:val="32"/>
          <w:szCs w:val="18"/>
          <w14:ligatures w14:val="none"/>
        </w:rPr>
        <w:t xml:space="preserve"> working for publishers to proper artists, who could own as licen</w:t>
      </w:r>
      <w:r>
        <w:rPr>
          <w:rFonts w:ascii="Times New Roman" w:eastAsia="Times New Roman" w:hAnsi="Times New Roman" w:cs="Times New Roman"/>
          <w:kern w:val="0"/>
          <w:sz w:val="32"/>
          <w:szCs w:val="18"/>
          <w14:ligatures w14:val="none"/>
        </w:rPr>
        <w:t>s</w:t>
      </w:r>
      <w:r w:rsidRPr="00F85942">
        <w:rPr>
          <w:rFonts w:ascii="Times New Roman" w:eastAsia="Times New Roman" w:hAnsi="Times New Roman" w:cs="Times New Roman"/>
          <w:kern w:val="0"/>
          <w:sz w:val="32"/>
          <w:szCs w:val="18"/>
          <w14:ligatures w14:val="none"/>
        </w:rPr>
        <w:t xml:space="preserve">e their creative output. Signing off on a print became a big deal. The same did not apply in Dublin, where the lack of copyright meant that only the publisher's details were included on the </w:t>
      </w:r>
      <w:del w:id="12" w:author="Silvia Beltrametti" w:date="2026-09-02T18:56:00Z" w16du:dateUtc="2026-09-02T16:56:00Z">
        <w:r w:rsidRPr="00F85942" w:rsidDel="006E4675">
          <w:rPr>
            <w:rFonts w:ascii="Times New Roman" w:eastAsia="Times New Roman" w:hAnsi="Times New Roman" w:cs="Times New Roman"/>
            <w:kern w:val="0"/>
            <w:sz w:val="32"/>
            <w:szCs w:val="18"/>
            <w14:ligatures w14:val="none"/>
          </w:rPr>
          <w:delText xml:space="preserve">editioned </w:delText>
        </w:r>
      </w:del>
      <w:r w:rsidRPr="00F85942">
        <w:rPr>
          <w:rFonts w:ascii="Times New Roman" w:eastAsia="Times New Roman" w:hAnsi="Times New Roman" w:cs="Times New Roman"/>
          <w:kern w:val="0"/>
          <w:sz w:val="32"/>
          <w:szCs w:val="18"/>
          <w14:ligatures w14:val="none"/>
        </w:rPr>
        <w:t xml:space="preserve">print. This means that the names of Irish </w:t>
      </w:r>
      <w:del w:id="13" w:author="Silvia Beltrametti" w:date="2026-09-02T18:56:00Z" w16du:dateUtc="2026-09-02T16:56:00Z">
        <w:r w:rsidRPr="00F85942" w:rsidDel="006E4675">
          <w:rPr>
            <w:rFonts w:ascii="Times New Roman" w:eastAsia="Times New Roman" w:hAnsi="Times New Roman" w:cs="Times New Roman"/>
            <w:kern w:val="0"/>
            <w:sz w:val="32"/>
            <w:szCs w:val="18"/>
            <w14:ligatures w14:val="none"/>
          </w:rPr>
          <w:delText>eng</w:delText>
        </w:r>
        <w:r w:rsidDel="006E4675">
          <w:rPr>
            <w:rFonts w:ascii="Times New Roman" w:eastAsia="Times New Roman" w:hAnsi="Times New Roman" w:cs="Times New Roman"/>
            <w:kern w:val="0"/>
            <w:sz w:val="32"/>
            <w:szCs w:val="18"/>
            <w14:ligatures w14:val="none"/>
          </w:rPr>
          <w:delText>r</w:delText>
        </w:r>
        <w:r w:rsidRPr="00F85942" w:rsidDel="006E4675">
          <w:rPr>
            <w:rFonts w:ascii="Times New Roman" w:eastAsia="Times New Roman" w:hAnsi="Times New Roman" w:cs="Times New Roman"/>
            <w:kern w:val="0"/>
            <w:sz w:val="32"/>
            <w:szCs w:val="18"/>
            <w14:ligatures w14:val="none"/>
          </w:rPr>
          <w:delText>a</w:delText>
        </w:r>
        <w:r w:rsidDel="006E4675">
          <w:rPr>
            <w:rFonts w:ascii="Times New Roman" w:eastAsia="Times New Roman" w:hAnsi="Times New Roman" w:cs="Times New Roman"/>
            <w:kern w:val="0"/>
            <w:sz w:val="32"/>
            <w:szCs w:val="18"/>
            <w14:ligatures w14:val="none"/>
          </w:rPr>
          <w:delText xml:space="preserve">ver </w:delText>
        </w:r>
      </w:del>
      <w:r w:rsidRPr="00F85942">
        <w:rPr>
          <w:rFonts w:ascii="Times New Roman" w:eastAsia="Times New Roman" w:hAnsi="Times New Roman" w:cs="Times New Roman"/>
          <w:kern w:val="0"/>
          <w:sz w:val="32"/>
          <w:szCs w:val="18"/>
          <w14:ligatures w14:val="none"/>
        </w:rPr>
        <w:t xml:space="preserve">artists will likely remain lost to history forever. By comparing some of the London originals and their Dublin copies side-by-side the viewer can make out which one is better, and </w:t>
      </w:r>
      <w:del w:id="14" w:author="Silvia Beltrametti" w:date="2026-09-02T18:56:00Z" w16du:dateUtc="2026-09-02T16:56:00Z">
        <w:r w:rsidRPr="00F85942" w:rsidDel="006E4675">
          <w:rPr>
            <w:rFonts w:ascii="Times New Roman" w:eastAsia="Times New Roman" w:hAnsi="Times New Roman" w:cs="Times New Roman"/>
            <w:kern w:val="0"/>
            <w:sz w:val="32"/>
            <w:szCs w:val="18"/>
            <w14:ligatures w14:val="none"/>
          </w:rPr>
          <w:delText>to</w:delText>
        </w:r>
      </w:del>
      <w:r w:rsidRPr="00F85942">
        <w:rPr>
          <w:rFonts w:ascii="Times New Roman" w:eastAsia="Times New Roman" w:hAnsi="Times New Roman" w:cs="Times New Roman"/>
          <w:kern w:val="0"/>
          <w:sz w:val="32"/>
          <w:szCs w:val="18"/>
          <w14:ligatures w14:val="none"/>
        </w:rPr>
        <w:t xml:space="preserve"> cheer for the unknown </w:t>
      </w:r>
      <w:proofErr w:type="gramStart"/>
      <w:r w:rsidRPr="00F85942">
        <w:rPr>
          <w:rFonts w:ascii="Times New Roman" w:eastAsia="Times New Roman" w:hAnsi="Times New Roman" w:cs="Times New Roman"/>
          <w:kern w:val="0"/>
          <w:sz w:val="32"/>
          <w:szCs w:val="18"/>
          <w14:ligatures w14:val="none"/>
        </w:rPr>
        <w:t>maker..</w:t>
      </w:r>
      <w:proofErr w:type="gramEnd"/>
      <w:r w:rsidRPr="00F85942">
        <w:rPr>
          <w:rFonts w:ascii="Times New Roman" w:eastAsia="Times New Roman" w:hAnsi="Times New Roman" w:cs="Times New Roman"/>
          <w:kern w:val="0"/>
          <w:sz w:val="32"/>
          <w:szCs w:val="18"/>
          <w14:ligatures w14:val="none"/>
        </w:rPr>
        <w:t xml:space="preserve"> !</w:t>
      </w:r>
    </w:p>
    <w:p w14:paraId="602B95DE"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032147E2" w14:textId="00CD5C7D"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Pr="00F85942">
        <w:rPr>
          <w:rFonts w:ascii="Times New Roman" w:eastAsia="Times New Roman" w:hAnsi="Times New Roman" w:cs="Times New Roman"/>
          <w:kern w:val="0"/>
          <w:sz w:val="32"/>
          <w:szCs w:val="18"/>
          <w14:ligatures w14:val="none"/>
        </w:rPr>
        <w:t> The exhibition premiered in Dublin, has the reaction been somewhat similar in both places?</w:t>
      </w:r>
    </w:p>
    <w:p w14:paraId="2ECF6199"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64E002C6" w14:textId="445E78C1"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In Dublin, the exhibition was well received, people were more familiar with this kind of material and the historical moment, but in many ways the way the audience reacted to it in Chicago instigated </w:t>
      </w:r>
      <w:del w:id="15" w:author="Silvia Beltrametti" w:date="2026-09-02T18:58:00Z" w16du:dateUtc="2026-09-02T16:58:00Z">
        <w:r w:rsidR="00F85942" w:rsidRPr="00F85942" w:rsidDel="006E4675">
          <w:rPr>
            <w:rFonts w:ascii="Times New Roman" w:eastAsia="Times New Roman" w:hAnsi="Times New Roman" w:cs="Times New Roman"/>
            <w:kern w:val="0"/>
            <w:sz w:val="32"/>
            <w:szCs w:val="18"/>
            <w14:ligatures w14:val="none"/>
          </w:rPr>
          <w:delText xml:space="preserve">reactions </w:delText>
        </w:r>
      </w:del>
      <w:ins w:id="16" w:author="Silvia Beltrametti" w:date="2026-09-02T18:58:00Z" w16du:dateUtc="2026-09-02T16:58:00Z">
        <w:r w:rsidR="006E4675" w:rsidRPr="00F85942">
          <w:rPr>
            <w:rFonts w:ascii="Times New Roman" w:eastAsia="Times New Roman" w:hAnsi="Times New Roman" w:cs="Times New Roman"/>
            <w:kern w:val="0"/>
            <w:sz w:val="32"/>
            <w:szCs w:val="18"/>
            <w14:ligatures w14:val="none"/>
          </w:rPr>
          <w:t>re</w:t>
        </w:r>
        <w:r w:rsidR="006E4675">
          <w:rPr>
            <w:rFonts w:ascii="Times New Roman" w:eastAsia="Times New Roman" w:hAnsi="Times New Roman" w:cs="Times New Roman"/>
            <w:kern w:val="0"/>
            <w:sz w:val="32"/>
            <w:szCs w:val="18"/>
            <w14:ligatures w14:val="none"/>
          </w:rPr>
          <w:t>sponses</w:t>
        </w:r>
        <w:r w:rsidR="006E4675" w:rsidRPr="00F85942">
          <w:rPr>
            <w:rFonts w:ascii="Times New Roman" w:eastAsia="Times New Roman" w:hAnsi="Times New Roman" w:cs="Times New Roman"/>
            <w:kern w:val="0"/>
            <w:sz w:val="32"/>
            <w:szCs w:val="18"/>
            <w14:ligatures w14:val="none"/>
          </w:rPr>
          <w:t xml:space="preserve"> </w:t>
        </w:r>
      </w:ins>
      <w:r w:rsidR="00F85942" w:rsidRPr="00F85942">
        <w:rPr>
          <w:rFonts w:ascii="Times New Roman" w:eastAsia="Times New Roman" w:hAnsi="Times New Roman" w:cs="Times New Roman"/>
          <w:kern w:val="0"/>
          <w:sz w:val="32"/>
          <w:szCs w:val="18"/>
          <w14:ligatures w14:val="none"/>
        </w:rPr>
        <w:t xml:space="preserve">that were unexpected and thought-provoking. To ease the viewer into this material we put together a timeline titled </w:t>
      </w:r>
      <w:ins w:id="17" w:author="Silvia Beltrametti" w:date="2026-09-02T18:58:00Z" w16du:dateUtc="2026-09-02T16:58:00Z">
        <w:r w:rsidR="006E4675">
          <w:rPr>
            <w:rFonts w:ascii="Times New Roman" w:eastAsia="Times New Roman" w:hAnsi="Times New Roman" w:cs="Times New Roman"/>
            <w:kern w:val="0"/>
            <w:sz w:val="32"/>
            <w:szCs w:val="18"/>
            <w14:ligatures w14:val="none"/>
          </w:rPr>
          <w:t>“T</w:t>
        </w:r>
      </w:ins>
      <w:del w:id="18" w:author="Silvia Beltrametti" w:date="2026-09-02T18:58:00Z" w16du:dateUtc="2026-09-02T16:58:00Z">
        <w:r w:rsidR="00F85942" w:rsidRPr="00F85942" w:rsidDel="006E4675">
          <w:rPr>
            <w:rFonts w:ascii="Times New Roman" w:eastAsia="Times New Roman" w:hAnsi="Times New Roman" w:cs="Times New Roman"/>
            <w:kern w:val="0"/>
            <w:sz w:val="32"/>
            <w:szCs w:val="18"/>
            <w14:ligatures w14:val="none"/>
          </w:rPr>
          <w:delText>t</w:delText>
        </w:r>
      </w:del>
      <w:r w:rsidR="00F85942" w:rsidRPr="00F85942">
        <w:rPr>
          <w:rFonts w:ascii="Times New Roman" w:eastAsia="Times New Roman" w:hAnsi="Times New Roman" w:cs="Times New Roman"/>
          <w:kern w:val="0"/>
          <w:sz w:val="32"/>
          <w:szCs w:val="18"/>
          <w14:ligatures w14:val="none"/>
        </w:rPr>
        <w:t xml:space="preserve">he </w:t>
      </w:r>
      <w:ins w:id="19" w:author="Silvia Beltrametti" w:date="2026-09-02T18:58:00Z" w16du:dateUtc="2026-09-02T16:58:00Z">
        <w:r w:rsidR="006E4675">
          <w:rPr>
            <w:rFonts w:ascii="Times New Roman" w:eastAsia="Times New Roman" w:hAnsi="Times New Roman" w:cs="Times New Roman"/>
            <w:kern w:val="0"/>
            <w:sz w:val="32"/>
            <w:szCs w:val="18"/>
            <w14:ligatures w14:val="none"/>
          </w:rPr>
          <w:t>W</w:t>
        </w:r>
      </w:ins>
      <w:del w:id="20" w:author="Silvia Beltrametti" w:date="2026-09-02T18:58:00Z" w16du:dateUtc="2026-09-02T16:58:00Z">
        <w:r w:rsidR="00F85942" w:rsidRPr="00F85942" w:rsidDel="006E4675">
          <w:rPr>
            <w:rFonts w:ascii="Times New Roman" w:eastAsia="Times New Roman" w:hAnsi="Times New Roman" w:cs="Times New Roman"/>
            <w:kern w:val="0"/>
            <w:sz w:val="32"/>
            <w:szCs w:val="18"/>
            <w14:ligatures w14:val="none"/>
          </w:rPr>
          <w:delText>w</w:delText>
        </w:r>
      </w:del>
      <w:r w:rsidR="00F85942" w:rsidRPr="00F85942">
        <w:rPr>
          <w:rFonts w:ascii="Times New Roman" w:eastAsia="Times New Roman" w:hAnsi="Times New Roman" w:cs="Times New Roman"/>
          <w:kern w:val="0"/>
          <w:sz w:val="32"/>
          <w:szCs w:val="18"/>
          <w14:ligatures w14:val="none"/>
        </w:rPr>
        <w:t xml:space="preserve">orld of </w:t>
      </w:r>
      <w:ins w:id="21" w:author="Silvia Beltrametti" w:date="2026-09-02T18:58:00Z" w16du:dateUtc="2026-09-02T16:58:00Z">
        <w:r w:rsidR="006E4675">
          <w:rPr>
            <w:rFonts w:ascii="Times New Roman" w:eastAsia="Times New Roman" w:hAnsi="Times New Roman" w:cs="Times New Roman"/>
            <w:kern w:val="0"/>
            <w:sz w:val="32"/>
            <w:szCs w:val="18"/>
            <w14:ligatures w14:val="none"/>
          </w:rPr>
          <w:t>I</w:t>
        </w:r>
      </w:ins>
      <w:del w:id="22" w:author="Silvia Beltrametti" w:date="2026-09-02T18:58:00Z" w16du:dateUtc="2026-09-02T16:58:00Z">
        <w:r w:rsidR="00F85942" w:rsidRPr="00F85942" w:rsidDel="006E4675">
          <w:rPr>
            <w:rFonts w:ascii="Times New Roman" w:eastAsia="Times New Roman" w:hAnsi="Times New Roman" w:cs="Times New Roman"/>
            <w:kern w:val="0"/>
            <w:sz w:val="32"/>
            <w:szCs w:val="18"/>
            <w14:ligatures w14:val="none"/>
          </w:rPr>
          <w:delText>i</w:delText>
        </w:r>
      </w:del>
      <w:r w:rsidR="00F85942" w:rsidRPr="00F85942">
        <w:rPr>
          <w:rFonts w:ascii="Times New Roman" w:eastAsia="Times New Roman" w:hAnsi="Times New Roman" w:cs="Times New Roman"/>
          <w:kern w:val="0"/>
          <w:sz w:val="32"/>
          <w:szCs w:val="18"/>
          <w14:ligatures w14:val="none"/>
        </w:rPr>
        <w:t xml:space="preserve">nk and </w:t>
      </w:r>
      <w:ins w:id="23" w:author="Silvia Beltrametti" w:date="2026-09-02T18:58:00Z" w16du:dateUtc="2026-09-02T16:58:00Z">
        <w:r w:rsidR="006E4675">
          <w:rPr>
            <w:rFonts w:ascii="Times New Roman" w:eastAsia="Times New Roman" w:hAnsi="Times New Roman" w:cs="Times New Roman"/>
            <w:kern w:val="0"/>
            <w:sz w:val="32"/>
            <w:szCs w:val="18"/>
            <w14:ligatures w14:val="none"/>
          </w:rPr>
          <w:lastRenderedPageBreak/>
          <w:t>O</w:t>
        </w:r>
      </w:ins>
      <w:del w:id="24" w:author="Silvia Beltrametti" w:date="2026-09-02T18:58:00Z" w16du:dateUtc="2026-09-02T16:58:00Z">
        <w:r w:rsidR="00F85942" w:rsidRPr="00F85942" w:rsidDel="006E4675">
          <w:rPr>
            <w:rFonts w:ascii="Times New Roman" w:eastAsia="Times New Roman" w:hAnsi="Times New Roman" w:cs="Times New Roman"/>
            <w:kern w:val="0"/>
            <w:sz w:val="32"/>
            <w:szCs w:val="18"/>
            <w14:ligatures w14:val="none"/>
          </w:rPr>
          <w:delText>o</w:delText>
        </w:r>
      </w:del>
      <w:r w:rsidR="00F85942" w:rsidRPr="00F85942">
        <w:rPr>
          <w:rFonts w:ascii="Times New Roman" w:eastAsia="Times New Roman" w:hAnsi="Times New Roman" w:cs="Times New Roman"/>
          <w:kern w:val="0"/>
          <w:sz w:val="32"/>
          <w:szCs w:val="18"/>
          <w14:ligatures w14:val="none"/>
        </w:rPr>
        <w:t>utrage</w:t>
      </w:r>
      <w:ins w:id="25" w:author="Silvia Beltrametti" w:date="2026-09-02T18:58:00Z" w16du:dateUtc="2026-09-02T16:58:00Z">
        <w:r w:rsidR="006E4675">
          <w:rPr>
            <w:rFonts w:ascii="Times New Roman" w:eastAsia="Times New Roman" w:hAnsi="Times New Roman" w:cs="Times New Roman"/>
            <w:kern w:val="0"/>
            <w:sz w:val="32"/>
            <w:szCs w:val="18"/>
            <w14:ligatures w14:val="none"/>
          </w:rPr>
          <w:t>”</w:t>
        </w:r>
      </w:ins>
      <w:r w:rsidR="00F85942" w:rsidRPr="00F85942">
        <w:rPr>
          <w:rFonts w:ascii="Times New Roman" w:eastAsia="Times New Roman" w:hAnsi="Times New Roman" w:cs="Times New Roman"/>
          <w:kern w:val="0"/>
          <w:sz w:val="32"/>
          <w:szCs w:val="18"/>
          <w14:ligatures w14:val="none"/>
        </w:rPr>
        <w:t>, contextualizing the material within historical events such as the French Revolution, the Declaration of Independence, the incorporation of Chicago, as well as important scientific, literary and artistic achievements. It features Benjamin Franklin, Jane Austen, Mozart. Everyone can find an anchor in this timeline, don't miss it when you visit.</w:t>
      </w:r>
      <w:r>
        <w:rPr>
          <w:rFonts w:ascii="Times New Roman" w:eastAsia="Times New Roman" w:hAnsi="Times New Roman" w:cs="Times New Roman"/>
          <w:kern w:val="0"/>
          <w:sz w:val="32"/>
          <w:szCs w:val="18"/>
          <w14:ligatures w14:val="none"/>
        </w:rPr>
        <w:t>”</w:t>
      </w:r>
    </w:p>
    <w:p w14:paraId="00D74EC2"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5EF5205F" w14:textId="0DF04847"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The Driehaus Museum plays such a significant role in Chicago.  What role does your exhibition have in its impact this year?</w:t>
      </w:r>
    </w:p>
    <w:p w14:paraId="7CE7C9AE"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63311677" w14:textId="639C3DE4"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The outreach that the Driehaus was able to achieve to promote </w:t>
      </w:r>
      <w:r w:rsidR="00F85942" w:rsidRPr="006E4675">
        <w:rPr>
          <w:rFonts w:ascii="Times New Roman" w:eastAsia="Times New Roman" w:hAnsi="Times New Roman" w:cs="Times New Roman"/>
          <w:i/>
          <w:iCs/>
          <w:kern w:val="0"/>
          <w:sz w:val="32"/>
          <w:szCs w:val="18"/>
          <w14:ligatures w14:val="none"/>
          <w:rPrChange w:id="26" w:author="Silvia Beltrametti" w:date="2026-09-02T18:58:00Z" w16du:dateUtc="2026-09-02T16:58:00Z">
            <w:rPr>
              <w:rFonts w:ascii="Times New Roman" w:eastAsia="Times New Roman" w:hAnsi="Times New Roman" w:cs="Times New Roman"/>
              <w:kern w:val="0"/>
              <w:sz w:val="32"/>
              <w:szCs w:val="18"/>
              <w14:ligatures w14:val="none"/>
            </w:rPr>
          </w:rPrChange>
        </w:rPr>
        <w:t>Ink and Outrage</w:t>
      </w:r>
      <w:r w:rsidR="00F85942" w:rsidRPr="00F85942">
        <w:rPr>
          <w:rFonts w:ascii="Times New Roman" w:eastAsia="Times New Roman" w:hAnsi="Times New Roman" w:cs="Times New Roman"/>
          <w:kern w:val="0"/>
          <w:sz w:val="32"/>
          <w:szCs w:val="18"/>
          <w14:ligatures w14:val="none"/>
        </w:rPr>
        <w:t xml:space="preserve"> was extraordinary. Executive Director Lisa Key and her team have been fantastic partners and through their effort the exhibition reached the most diverse audiences. I gave tours to boards of commercial companies, lawyers, bibliophiles, children, educators and members of art institutions from all around town, as well as </w:t>
      </w:r>
      <w:ins w:id="27" w:author="Silvia Beltrametti" w:date="2026-09-02T18:59:00Z" w16du:dateUtc="2026-09-02T16:59:00Z">
        <w:r w:rsidR="006E4675">
          <w:rPr>
            <w:rFonts w:ascii="Times New Roman" w:eastAsia="Times New Roman" w:hAnsi="Times New Roman" w:cs="Times New Roman"/>
            <w:kern w:val="0"/>
            <w:sz w:val="32"/>
            <w:szCs w:val="18"/>
            <w14:ligatures w14:val="none"/>
          </w:rPr>
          <w:t xml:space="preserve">members of </w:t>
        </w:r>
      </w:ins>
      <w:r w:rsidR="00F85942" w:rsidRPr="00F85942">
        <w:rPr>
          <w:rFonts w:ascii="Times New Roman" w:eastAsia="Times New Roman" w:hAnsi="Times New Roman" w:cs="Times New Roman"/>
          <w:kern w:val="0"/>
          <w:sz w:val="32"/>
          <w:szCs w:val="18"/>
          <w14:ligatures w14:val="none"/>
        </w:rPr>
        <w:t xml:space="preserve">the North Shore Civic Club and </w:t>
      </w:r>
      <w:ins w:id="28" w:author="Silvia Beltrametti" w:date="2026-09-02T18:59:00Z" w16du:dateUtc="2026-09-02T16:59:00Z">
        <w:r w:rsidR="006E4675">
          <w:rPr>
            <w:rFonts w:ascii="Times New Roman" w:eastAsia="Times New Roman" w:hAnsi="Times New Roman" w:cs="Times New Roman"/>
            <w:kern w:val="0"/>
            <w:sz w:val="32"/>
            <w:szCs w:val="18"/>
            <w14:ligatures w14:val="none"/>
          </w:rPr>
          <w:t xml:space="preserve">broadcasters of </w:t>
        </w:r>
      </w:ins>
      <w:r w:rsidR="00F85942" w:rsidRPr="00F85942">
        <w:rPr>
          <w:rFonts w:ascii="Times New Roman" w:eastAsia="Times New Roman" w:hAnsi="Times New Roman" w:cs="Times New Roman"/>
          <w:kern w:val="0"/>
          <w:sz w:val="32"/>
          <w:szCs w:val="18"/>
          <w14:ligatures w14:val="none"/>
        </w:rPr>
        <w:t>Chicago's Irish Radio Show. </w:t>
      </w:r>
      <w:del w:id="29" w:author="Silvia Beltrametti" w:date="2026-09-02T18:59:00Z" w16du:dateUtc="2026-09-02T16:59:00Z">
        <w:r w:rsidR="00F85942" w:rsidRPr="00F85942" w:rsidDel="006E4675">
          <w:rPr>
            <w:rFonts w:ascii="Times New Roman" w:eastAsia="Times New Roman" w:hAnsi="Times New Roman" w:cs="Times New Roman"/>
            <w:kern w:val="0"/>
            <w:sz w:val="32"/>
            <w:szCs w:val="18"/>
            <w14:ligatures w14:val="none"/>
          </w:rPr>
          <w:delText xml:space="preserve"> </w:delText>
        </w:r>
      </w:del>
      <w:r w:rsidR="00F85942" w:rsidRPr="00F85942">
        <w:rPr>
          <w:rFonts w:ascii="Times New Roman" w:eastAsia="Times New Roman" w:hAnsi="Times New Roman" w:cs="Times New Roman"/>
          <w:kern w:val="0"/>
          <w:sz w:val="32"/>
          <w:szCs w:val="18"/>
          <w14:ligatures w14:val="none"/>
        </w:rPr>
        <w:t xml:space="preserve">Musical concerts connected the content of the prints to classical pieces composed at that time, another program brought contemporary satirists from the Onion and the New Yorker together to talk about </w:t>
      </w:r>
      <w:ins w:id="30" w:author="Silvia Beltrametti" w:date="2026-09-02T19:00:00Z" w16du:dateUtc="2026-09-02T17:00:00Z">
        <w:r w:rsidR="006E4675">
          <w:rPr>
            <w:rFonts w:ascii="Times New Roman" w:eastAsia="Times New Roman" w:hAnsi="Times New Roman" w:cs="Times New Roman"/>
            <w:kern w:val="0"/>
            <w:sz w:val="32"/>
            <w:szCs w:val="18"/>
            <w14:ligatures w14:val="none"/>
          </w:rPr>
          <w:t xml:space="preserve">how </w:t>
        </w:r>
      </w:ins>
      <w:r w:rsidR="00F85942" w:rsidRPr="00F85942">
        <w:rPr>
          <w:rFonts w:ascii="Times New Roman" w:eastAsia="Times New Roman" w:hAnsi="Times New Roman" w:cs="Times New Roman"/>
          <w:kern w:val="0"/>
          <w:sz w:val="32"/>
          <w:szCs w:val="18"/>
          <w14:ligatures w14:val="none"/>
        </w:rPr>
        <w:t>the practice of eighteenth</w:t>
      </w: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century satirists</w:t>
      </w:r>
      <w:ins w:id="31" w:author="Silvia Beltrametti" w:date="2026-09-03T23:27:00Z" w16du:dateUtc="2026-09-03T21:27:00Z">
        <w:r w:rsidR="00BA12EC">
          <w:rPr>
            <w:rFonts w:ascii="Times New Roman" w:eastAsia="Times New Roman" w:hAnsi="Times New Roman" w:cs="Times New Roman"/>
            <w:kern w:val="0"/>
            <w:sz w:val="32"/>
            <w:szCs w:val="18"/>
            <w14:ligatures w14:val="none"/>
          </w:rPr>
          <w:t xml:space="preserve"> </w:t>
        </w:r>
      </w:ins>
      <w:del w:id="32" w:author="Silvia Beltrametti" w:date="2026-09-02T19:00:00Z" w16du:dateUtc="2026-09-02T17:00:00Z">
        <w:r w:rsidR="00F85942" w:rsidRPr="00F85942" w:rsidDel="006E4675">
          <w:rPr>
            <w:rFonts w:ascii="Times New Roman" w:eastAsia="Times New Roman" w:hAnsi="Times New Roman" w:cs="Times New Roman"/>
            <w:kern w:val="0"/>
            <w:sz w:val="32"/>
            <w:szCs w:val="18"/>
            <w14:ligatures w14:val="none"/>
          </w:rPr>
          <w:delText xml:space="preserve"> that </w:delText>
        </w:r>
      </w:del>
      <w:r w:rsidR="00F85942" w:rsidRPr="00F85942">
        <w:rPr>
          <w:rFonts w:ascii="Times New Roman" w:eastAsia="Times New Roman" w:hAnsi="Times New Roman" w:cs="Times New Roman"/>
          <w:kern w:val="0"/>
          <w:sz w:val="32"/>
          <w:szCs w:val="18"/>
          <w14:ligatures w14:val="none"/>
        </w:rPr>
        <w:t xml:space="preserve">influenced their work. The very first cover of the New Yorker features a Dandy, which is strikingly similar to the eccentric </w:t>
      </w:r>
      <w:del w:id="33" w:author="Silvia Beltrametti" w:date="2026-09-02T19:00:00Z" w16du:dateUtc="2026-09-02T17:00:00Z">
        <w:r w:rsidR="00F85942" w:rsidRPr="00F85942" w:rsidDel="006E4675">
          <w:rPr>
            <w:rFonts w:ascii="Times New Roman" w:eastAsia="Times New Roman" w:hAnsi="Times New Roman" w:cs="Times New Roman"/>
            <w:kern w:val="0"/>
            <w:sz w:val="32"/>
            <w:szCs w:val="18"/>
            <w14:ligatures w14:val="none"/>
          </w:rPr>
          <w:delText xml:space="preserve">ones </w:delText>
        </w:r>
      </w:del>
      <w:ins w:id="34" w:author="Silvia Beltrametti" w:date="2026-09-02T19:00:00Z" w16du:dateUtc="2026-09-02T17:00:00Z">
        <w:r w:rsidR="006E4675">
          <w:rPr>
            <w:rFonts w:ascii="Times New Roman" w:eastAsia="Times New Roman" w:hAnsi="Times New Roman" w:cs="Times New Roman"/>
            <w:kern w:val="0"/>
            <w:sz w:val="32"/>
            <w:szCs w:val="18"/>
            <w14:ligatures w14:val="none"/>
          </w:rPr>
          <w:t xml:space="preserve">beaus </w:t>
        </w:r>
      </w:ins>
      <w:r w:rsidR="00F85942" w:rsidRPr="00F85942">
        <w:rPr>
          <w:rFonts w:ascii="Times New Roman" w:eastAsia="Times New Roman" w:hAnsi="Times New Roman" w:cs="Times New Roman"/>
          <w:kern w:val="0"/>
          <w:sz w:val="32"/>
          <w:szCs w:val="18"/>
          <w14:ligatures w14:val="none"/>
        </w:rPr>
        <w:t>pictured in the exhibition.</w:t>
      </w: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w:t>
      </w:r>
    </w:p>
    <w:p w14:paraId="6D37AF9D"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0C5918D1" w14:textId="09130025"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xml:space="preserve"> Curating an exhibition in a Gilded Age mansion must have had </w:t>
      </w:r>
      <w:proofErr w:type="gramStart"/>
      <w:r w:rsidR="00F85942" w:rsidRPr="00F85942">
        <w:rPr>
          <w:rFonts w:ascii="Times New Roman" w:eastAsia="Times New Roman" w:hAnsi="Times New Roman" w:cs="Times New Roman"/>
          <w:kern w:val="0"/>
          <w:sz w:val="32"/>
          <w:szCs w:val="18"/>
          <w14:ligatures w14:val="none"/>
        </w:rPr>
        <w:t>particular meaning</w:t>
      </w:r>
      <w:proofErr w:type="gramEnd"/>
      <w:r w:rsidR="00F85942" w:rsidRPr="00F85942">
        <w:rPr>
          <w:rFonts w:ascii="Times New Roman" w:eastAsia="Times New Roman" w:hAnsi="Times New Roman" w:cs="Times New Roman"/>
          <w:kern w:val="0"/>
          <w:sz w:val="32"/>
          <w:szCs w:val="18"/>
          <w14:ligatures w14:val="none"/>
        </w:rPr>
        <w:t>.  How did you choose to fill the rooms with the prints?</w:t>
      </w:r>
    </w:p>
    <w:p w14:paraId="5119CA4A"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657253D8" w14:textId="708EC46F"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Absolutely. The prints look spectacular in the Victorian style rooms on the second floor of the Driehaus Museum, they find their full relevance in that context. The rail hanging allows for double and sometimes triple hangs, a technique that makes the artworks pop out more. Another distinctive feature is that the collection of the Driehaus Museum includes eighteenth century furniture that we exhibited alongside the prints. The decorative pieces from the same time and place </w:t>
      </w:r>
      <w:r w:rsidR="00F85942" w:rsidRPr="00F85942">
        <w:rPr>
          <w:rFonts w:ascii="Times New Roman" w:eastAsia="Times New Roman" w:hAnsi="Times New Roman" w:cs="Times New Roman"/>
          <w:kern w:val="0"/>
          <w:sz w:val="32"/>
          <w:szCs w:val="18"/>
          <w14:ligatures w14:val="none"/>
        </w:rPr>
        <w:lastRenderedPageBreak/>
        <w:t>complemented the narrative by grounding their meaning</w:t>
      </w:r>
      <w:ins w:id="35" w:author="Silvia Beltrametti" w:date="2026-09-02T19:01:00Z" w16du:dateUtc="2026-09-02T17:01:00Z">
        <w:r w:rsidR="00F00C25">
          <w:rPr>
            <w:rFonts w:ascii="Times New Roman" w:eastAsia="Times New Roman" w:hAnsi="Times New Roman" w:cs="Times New Roman"/>
            <w:kern w:val="0"/>
            <w:sz w:val="32"/>
            <w:szCs w:val="18"/>
            <w14:ligatures w14:val="none"/>
          </w:rPr>
          <w:t>. For instance,</w:t>
        </w:r>
      </w:ins>
      <w:del w:id="36" w:author="Silvia Beltrametti" w:date="2026-09-02T19:01:00Z" w16du:dateUtc="2026-09-02T17:01:00Z">
        <w:r w:rsidR="00F85942" w:rsidRPr="00F85942" w:rsidDel="00F00C25">
          <w:rPr>
            <w:rFonts w:ascii="Times New Roman" w:eastAsia="Times New Roman" w:hAnsi="Times New Roman" w:cs="Times New Roman"/>
            <w:kern w:val="0"/>
            <w:sz w:val="32"/>
            <w:szCs w:val="18"/>
            <w14:ligatures w14:val="none"/>
          </w:rPr>
          <w:delText>. So</w:delText>
        </w:r>
      </w:del>
      <w:r w:rsidR="00F85942" w:rsidRPr="00F85942">
        <w:rPr>
          <w:rFonts w:ascii="Times New Roman" w:eastAsia="Times New Roman" w:hAnsi="Times New Roman" w:cs="Times New Roman"/>
          <w:kern w:val="0"/>
          <w:sz w:val="32"/>
          <w:szCs w:val="18"/>
          <w14:ligatures w14:val="none"/>
        </w:rPr>
        <w:t xml:space="preserve"> we placed a card table inside a beautiful Oriel Window, and only when I gave my first tour </w:t>
      </w:r>
      <w:del w:id="37" w:author="Silvia Beltrametti" w:date="2026-09-02T19:01:00Z" w16du:dateUtc="2026-09-02T17:01:00Z">
        <w:r w:rsidR="00F85942" w:rsidRPr="00F85942" w:rsidDel="00F00C25">
          <w:rPr>
            <w:rFonts w:ascii="Times New Roman" w:eastAsia="Times New Roman" w:hAnsi="Times New Roman" w:cs="Times New Roman"/>
            <w:kern w:val="0"/>
            <w:sz w:val="32"/>
            <w:szCs w:val="18"/>
            <w14:ligatures w14:val="none"/>
          </w:rPr>
          <w:delText xml:space="preserve">did </w:delText>
        </w:r>
      </w:del>
      <w:r w:rsidR="00F85942" w:rsidRPr="00F85942">
        <w:rPr>
          <w:rFonts w:ascii="Times New Roman" w:eastAsia="Times New Roman" w:hAnsi="Times New Roman" w:cs="Times New Roman"/>
          <w:kern w:val="0"/>
          <w:sz w:val="32"/>
          <w:szCs w:val="18"/>
          <w14:ligatures w14:val="none"/>
        </w:rPr>
        <w:t xml:space="preserve">I </w:t>
      </w:r>
      <w:ins w:id="38" w:author="Silvia Beltrametti" w:date="2026-09-02T19:01:00Z" w16du:dateUtc="2026-09-02T17:01:00Z">
        <w:r w:rsidR="00F00C25">
          <w:rPr>
            <w:rFonts w:ascii="Times New Roman" w:eastAsia="Times New Roman" w:hAnsi="Times New Roman" w:cs="Times New Roman"/>
            <w:kern w:val="0"/>
            <w:sz w:val="32"/>
            <w:szCs w:val="18"/>
            <w14:ligatures w14:val="none"/>
          </w:rPr>
          <w:t xml:space="preserve">did </w:t>
        </w:r>
      </w:ins>
      <w:r w:rsidR="00F85942" w:rsidRPr="00F85942">
        <w:rPr>
          <w:rFonts w:ascii="Times New Roman" w:eastAsia="Times New Roman" w:hAnsi="Times New Roman" w:cs="Times New Roman"/>
          <w:kern w:val="0"/>
          <w:sz w:val="32"/>
          <w:szCs w:val="18"/>
          <w14:ligatures w14:val="none"/>
        </w:rPr>
        <w:t xml:space="preserve">notice that the same room features a print </w:t>
      </w:r>
      <w:ins w:id="39" w:author="Silvia Beltrametti" w:date="2026-09-02T19:02:00Z" w16du:dateUtc="2026-09-02T17:02:00Z">
        <w:r w:rsidR="00F00C25">
          <w:rPr>
            <w:rFonts w:ascii="Times New Roman" w:eastAsia="Times New Roman" w:hAnsi="Times New Roman" w:cs="Times New Roman"/>
            <w:kern w:val="0"/>
            <w:sz w:val="32"/>
            <w:szCs w:val="18"/>
            <w14:ligatures w14:val="none"/>
          </w:rPr>
          <w:t>picturing</w:t>
        </w:r>
      </w:ins>
      <w:del w:id="40" w:author="Silvia Beltrametti" w:date="2026-09-02T19:02:00Z" w16du:dateUtc="2026-09-02T17:02:00Z">
        <w:r w:rsidR="00F85942" w:rsidRPr="00F85942" w:rsidDel="00F00C25">
          <w:rPr>
            <w:rFonts w:ascii="Times New Roman" w:eastAsia="Times New Roman" w:hAnsi="Times New Roman" w:cs="Times New Roman"/>
            <w:kern w:val="0"/>
            <w:sz w:val="32"/>
            <w:szCs w:val="18"/>
            <w14:ligatures w14:val="none"/>
          </w:rPr>
          <w:delText>of</w:delText>
        </w:r>
      </w:del>
      <w:r w:rsidR="00F85942" w:rsidRPr="00F85942">
        <w:rPr>
          <w:rFonts w:ascii="Times New Roman" w:eastAsia="Times New Roman" w:hAnsi="Times New Roman" w:cs="Times New Roman"/>
          <w:kern w:val="0"/>
          <w:sz w:val="32"/>
          <w:szCs w:val="18"/>
          <w14:ligatures w14:val="none"/>
        </w:rPr>
        <w:t xml:space="preserve"> a small group of women playing cards on a similar table. And </w:t>
      </w:r>
      <w:del w:id="41" w:author="Silvia Beltrametti" w:date="2026-09-02T19:02:00Z" w16du:dateUtc="2026-09-02T17:02:00Z">
        <w:r w:rsidR="00F85942" w:rsidRPr="00F85942" w:rsidDel="00F00C25">
          <w:rPr>
            <w:rFonts w:ascii="Times New Roman" w:eastAsia="Times New Roman" w:hAnsi="Times New Roman" w:cs="Times New Roman"/>
            <w:kern w:val="0"/>
            <w:sz w:val="32"/>
            <w:szCs w:val="18"/>
            <w14:ligatures w14:val="none"/>
          </w:rPr>
          <w:delText xml:space="preserve">that </w:delText>
        </w:r>
      </w:del>
      <w:r w:rsidR="00F85942" w:rsidRPr="00F85942">
        <w:rPr>
          <w:rFonts w:ascii="Times New Roman" w:eastAsia="Times New Roman" w:hAnsi="Times New Roman" w:cs="Times New Roman"/>
          <w:kern w:val="0"/>
          <w:sz w:val="32"/>
          <w:szCs w:val="18"/>
          <w14:ligatures w14:val="none"/>
        </w:rPr>
        <w:t xml:space="preserve">this is exactly the type of table around which these prints would have been looked at, commented, laughed at. In the eighteenth century they were not hanging on the walls, but folded into albums and circulated during </w:t>
      </w:r>
      <w:proofErr w:type="gramStart"/>
      <w:r w:rsidR="00F85942" w:rsidRPr="00F85942">
        <w:rPr>
          <w:rFonts w:ascii="Times New Roman" w:eastAsia="Times New Roman" w:hAnsi="Times New Roman" w:cs="Times New Roman"/>
          <w:kern w:val="0"/>
          <w:sz w:val="32"/>
          <w:szCs w:val="18"/>
          <w14:ligatures w14:val="none"/>
        </w:rPr>
        <w:t>tea time</w:t>
      </w:r>
      <w:proofErr w:type="gramEnd"/>
      <w:r w:rsidR="00F85942" w:rsidRPr="00F85942">
        <w:rPr>
          <w:rFonts w:ascii="Times New Roman" w:eastAsia="Times New Roman" w:hAnsi="Times New Roman" w:cs="Times New Roman"/>
          <w:kern w:val="0"/>
          <w:sz w:val="32"/>
          <w:szCs w:val="18"/>
          <w14:ligatures w14:val="none"/>
        </w:rPr>
        <w:t>, or after dinner while sipping port.</w:t>
      </w:r>
      <w:r>
        <w:rPr>
          <w:rFonts w:ascii="Times New Roman" w:eastAsia="Times New Roman" w:hAnsi="Times New Roman" w:cs="Times New Roman"/>
          <w:kern w:val="0"/>
          <w:sz w:val="32"/>
          <w:szCs w:val="18"/>
          <w14:ligatures w14:val="none"/>
        </w:rPr>
        <w:t>”</w:t>
      </w:r>
    </w:p>
    <w:p w14:paraId="6E0772F0"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2ED1497D" w14:textId="11B4C09E"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What is it about the 18th Century and satire in general that most appeal to you?</w:t>
      </w:r>
    </w:p>
    <w:p w14:paraId="2DFD1442"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60FEE544" w14:textId="5D25D656"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As I embarked into this </w:t>
      </w:r>
      <w:proofErr w:type="gramStart"/>
      <w:r w:rsidR="00F85942" w:rsidRPr="00F85942">
        <w:rPr>
          <w:rFonts w:ascii="Times New Roman" w:eastAsia="Times New Roman" w:hAnsi="Times New Roman" w:cs="Times New Roman"/>
          <w:kern w:val="0"/>
          <w:sz w:val="32"/>
          <w:szCs w:val="18"/>
          <w14:ligatures w14:val="none"/>
        </w:rPr>
        <w:t>journey</w:t>
      </w:r>
      <w:proofErr w:type="gramEnd"/>
      <w:r w:rsidR="00F85942" w:rsidRPr="00F85942">
        <w:rPr>
          <w:rFonts w:ascii="Times New Roman" w:eastAsia="Times New Roman" w:hAnsi="Times New Roman" w:cs="Times New Roman"/>
          <w:kern w:val="0"/>
          <w:sz w:val="32"/>
          <w:szCs w:val="18"/>
          <w14:ligatures w14:val="none"/>
        </w:rPr>
        <w:t xml:space="preserve"> I was unaware about the role of women in this history. The named protagonist of the exhibition is James Gillray, who trained at the Royal Academy of London shortly after it was founded, and was destined to become a society portrait painter -- but instead he chose print as his medium and satire as his subject. His closest ally was his gallerist, a</w:t>
      </w:r>
      <w:ins w:id="42" w:author="Silvia Beltrametti" w:date="2026-09-02T19:04:00Z" w16du:dateUtc="2026-09-02T17:04:00Z">
        <w:r w:rsidR="00F00C25">
          <w:rPr>
            <w:rFonts w:ascii="Times New Roman" w:eastAsia="Times New Roman" w:hAnsi="Times New Roman" w:cs="Times New Roman"/>
            <w:kern w:val="0"/>
            <w:sz w:val="32"/>
            <w:szCs w:val="18"/>
            <w14:ligatures w14:val="none"/>
          </w:rPr>
          <w:t>n</w:t>
        </w:r>
      </w:ins>
      <w:r w:rsidR="00F85942" w:rsidRPr="00F85942">
        <w:rPr>
          <w:rFonts w:ascii="Times New Roman" w:eastAsia="Times New Roman" w:hAnsi="Times New Roman" w:cs="Times New Roman"/>
          <w:kern w:val="0"/>
          <w:sz w:val="32"/>
          <w:szCs w:val="18"/>
          <w14:ligatures w14:val="none"/>
        </w:rPr>
        <w:t xml:space="preserve"> </w:t>
      </w:r>
      <w:ins w:id="43" w:author="Silvia Beltrametti" w:date="2026-09-02T19:04:00Z" w16du:dateUtc="2026-09-02T17:04:00Z">
        <w:r w:rsidR="00F00C25">
          <w:rPr>
            <w:rFonts w:ascii="Times New Roman" w:eastAsia="Times New Roman" w:hAnsi="Times New Roman" w:cs="Times New Roman"/>
            <w:kern w:val="0"/>
            <w:sz w:val="32"/>
            <w:szCs w:val="18"/>
            <w14:ligatures w14:val="none"/>
          </w:rPr>
          <w:t xml:space="preserve">entrepreneurial </w:t>
        </w:r>
      </w:ins>
      <w:r w:rsidR="00F85942" w:rsidRPr="00F85942">
        <w:rPr>
          <w:rFonts w:ascii="Times New Roman" w:eastAsia="Times New Roman" w:hAnsi="Times New Roman" w:cs="Times New Roman"/>
          <w:kern w:val="0"/>
          <w:sz w:val="32"/>
          <w:szCs w:val="18"/>
          <w14:ligatures w14:val="none"/>
        </w:rPr>
        <w:t xml:space="preserve">woman called Hannah Humphrey. She was the mastermind behind his creative spirit and put his wit to use in every possible way. </w:t>
      </w:r>
      <w:ins w:id="44" w:author="Silvia Beltrametti" w:date="2026-09-02T19:05:00Z" w16du:dateUtc="2026-09-02T17:05:00Z">
        <w:r w:rsidR="00F00C25">
          <w:rPr>
            <w:rFonts w:ascii="Times New Roman" w:eastAsia="Times New Roman" w:hAnsi="Times New Roman" w:cs="Times New Roman"/>
            <w:kern w:val="0"/>
            <w:sz w:val="32"/>
            <w:szCs w:val="18"/>
            <w14:ligatures w14:val="none"/>
          </w:rPr>
          <w:t>The</w:t>
        </w:r>
      </w:ins>
      <w:del w:id="45" w:author="Silvia Beltrametti" w:date="2026-09-02T19:05:00Z" w16du:dateUtc="2026-09-02T17:05:00Z">
        <w:r w:rsidR="00F85942" w:rsidRPr="00F85942" w:rsidDel="00F00C25">
          <w:rPr>
            <w:rFonts w:ascii="Times New Roman" w:eastAsia="Times New Roman" w:hAnsi="Times New Roman" w:cs="Times New Roman"/>
            <w:kern w:val="0"/>
            <w:sz w:val="32"/>
            <w:szCs w:val="18"/>
            <w14:ligatures w14:val="none"/>
          </w:rPr>
          <w:delText>A</w:delText>
        </w:r>
      </w:del>
      <w:r w:rsidR="00F85942" w:rsidRPr="00F85942">
        <w:rPr>
          <w:rFonts w:ascii="Times New Roman" w:eastAsia="Times New Roman" w:hAnsi="Times New Roman" w:cs="Times New Roman"/>
          <w:kern w:val="0"/>
          <w:sz w:val="32"/>
          <w:szCs w:val="18"/>
          <w14:ligatures w14:val="none"/>
        </w:rPr>
        <w:t xml:space="preserve"> skilled </w:t>
      </w:r>
      <w:del w:id="46" w:author="Silvia Beltrametti" w:date="2026-09-02T19:05:00Z" w16du:dateUtc="2026-09-02T17:05:00Z">
        <w:r w:rsidR="00F85942" w:rsidRPr="00F85942" w:rsidDel="00F00C25">
          <w:rPr>
            <w:rFonts w:ascii="Times New Roman" w:eastAsia="Times New Roman" w:hAnsi="Times New Roman" w:cs="Times New Roman"/>
            <w:kern w:val="0"/>
            <w:sz w:val="32"/>
            <w:szCs w:val="18"/>
            <w14:ligatures w14:val="none"/>
          </w:rPr>
          <w:delText>entrepreneur, she</w:delText>
        </w:r>
      </w:del>
      <w:proofErr w:type="gramStart"/>
      <w:ins w:id="47" w:author="Silvia Beltrametti" w:date="2026-09-02T19:05:00Z" w16du:dateUtc="2026-09-02T17:05:00Z">
        <w:r w:rsidR="00F00C25">
          <w:rPr>
            <w:rFonts w:ascii="Times New Roman" w:eastAsia="Times New Roman" w:hAnsi="Times New Roman" w:cs="Times New Roman"/>
            <w:kern w:val="0"/>
            <w:sz w:val="32"/>
            <w:szCs w:val="18"/>
            <w14:ligatures w14:val="none"/>
          </w:rPr>
          <w:t>business women</w:t>
        </w:r>
      </w:ins>
      <w:proofErr w:type="gramEnd"/>
      <w:r w:rsidR="00F85942" w:rsidRPr="00F85942">
        <w:rPr>
          <w:rFonts w:ascii="Times New Roman" w:eastAsia="Times New Roman" w:hAnsi="Times New Roman" w:cs="Times New Roman"/>
          <w:kern w:val="0"/>
          <w:sz w:val="32"/>
          <w:szCs w:val="18"/>
          <w14:ligatures w14:val="none"/>
        </w:rPr>
        <w:t xml:space="preserve"> nurtured audiences and ensured that </w:t>
      </w:r>
      <w:ins w:id="48" w:author="Silvia Beltrametti" w:date="2026-09-02T19:05:00Z" w16du:dateUtc="2026-09-02T17:05:00Z">
        <w:r w:rsidR="00F00C25">
          <w:rPr>
            <w:rFonts w:ascii="Times New Roman" w:eastAsia="Times New Roman" w:hAnsi="Times New Roman" w:cs="Times New Roman"/>
            <w:kern w:val="0"/>
            <w:sz w:val="32"/>
            <w:szCs w:val="18"/>
            <w14:ligatures w14:val="none"/>
          </w:rPr>
          <w:t>Gillray</w:t>
        </w:r>
      </w:ins>
      <w:del w:id="49" w:author="Silvia Beltrametti" w:date="2026-09-02T19:05:00Z" w16du:dateUtc="2026-09-02T17:05:00Z">
        <w:r w:rsidR="00F85942" w:rsidRPr="00F85942" w:rsidDel="00F00C25">
          <w:rPr>
            <w:rFonts w:ascii="Times New Roman" w:eastAsia="Times New Roman" w:hAnsi="Times New Roman" w:cs="Times New Roman"/>
            <w:kern w:val="0"/>
            <w:sz w:val="32"/>
            <w:szCs w:val="18"/>
            <w14:ligatures w14:val="none"/>
          </w:rPr>
          <w:delText>he</w:delText>
        </w:r>
      </w:del>
      <w:r w:rsidR="00F85942" w:rsidRPr="00F85942">
        <w:rPr>
          <w:rFonts w:ascii="Times New Roman" w:eastAsia="Times New Roman" w:hAnsi="Times New Roman" w:cs="Times New Roman"/>
          <w:kern w:val="0"/>
          <w:sz w:val="32"/>
          <w:szCs w:val="18"/>
          <w14:ligatures w14:val="none"/>
        </w:rPr>
        <w:t xml:space="preserve"> kept delivering entertaining content to them. Importantly, she cultivated a specifically female readership. Women were becoming literate at a faster speed than ever in history, from less than 15% in the beginning of the eighteenth century, by </w:t>
      </w:r>
      <w:del w:id="50" w:author="Silvia Beltrametti" w:date="2026-09-02T19:06:00Z" w16du:dateUtc="2026-09-02T17:06:00Z">
        <w:r w:rsidR="00F85942" w:rsidRPr="00F85942" w:rsidDel="00F00C25">
          <w:rPr>
            <w:rFonts w:ascii="Times New Roman" w:eastAsia="Times New Roman" w:hAnsi="Times New Roman" w:cs="Times New Roman"/>
            <w:kern w:val="0"/>
            <w:sz w:val="32"/>
            <w:szCs w:val="18"/>
            <w14:ligatures w14:val="none"/>
          </w:rPr>
          <w:delText>the end of the century</w:delText>
        </w:r>
      </w:del>
      <w:ins w:id="51" w:author="Silvia Beltrametti" w:date="2026-09-02T19:06:00Z" w16du:dateUtc="2026-09-02T17:06:00Z">
        <w:r w:rsidR="00F00C25">
          <w:rPr>
            <w:rFonts w:ascii="Times New Roman" w:eastAsia="Times New Roman" w:hAnsi="Times New Roman" w:cs="Times New Roman"/>
            <w:kern w:val="0"/>
            <w:sz w:val="32"/>
            <w:szCs w:val="18"/>
            <w14:ligatures w14:val="none"/>
          </w:rPr>
          <w:t>the early 1800s</w:t>
        </w:r>
      </w:ins>
      <w:r w:rsidR="00F85942" w:rsidRPr="00F85942">
        <w:rPr>
          <w:rFonts w:ascii="Times New Roman" w:eastAsia="Times New Roman" w:hAnsi="Times New Roman" w:cs="Times New Roman"/>
          <w:kern w:val="0"/>
          <w:sz w:val="32"/>
          <w:szCs w:val="18"/>
          <w14:ligatures w14:val="none"/>
        </w:rPr>
        <w:t xml:space="preserve"> more than half of the female population could read and write -- and these women were curious about the customs, fashions, manne</w:t>
      </w:r>
      <w:ins w:id="52" w:author="Silvia Beltrametti" w:date="2026-09-02T19:07:00Z" w16du:dateUtc="2026-09-02T17:07:00Z">
        <w:r w:rsidR="00F00C25">
          <w:rPr>
            <w:rFonts w:ascii="Times New Roman" w:eastAsia="Times New Roman" w:hAnsi="Times New Roman" w:cs="Times New Roman"/>
            <w:kern w:val="0"/>
            <w:sz w:val="32"/>
            <w:szCs w:val="18"/>
            <w14:ligatures w14:val="none"/>
          </w:rPr>
          <w:t>r</w:t>
        </w:r>
      </w:ins>
      <w:r w:rsidR="00F85942" w:rsidRPr="00F85942">
        <w:rPr>
          <w:rFonts w:ascii="Times New Roman" w:eastAsia="Times New Roman" w:hAnsi="Times New Roman" w:cs="Times New Roman"/>
          <w:kern w:val="0"/>
          <w:sz w:val="32"/>
          <w:szCs w:val="18"/>
          <w14:ligatures w14:val="none"/>
        </w:rPr>
        <w:t xml:space="preserve">s and mores of the celebrities of their time. I like to think that a group </w:t>
      </w:r>
      <w:ins w:id="53" w:author="Silvia Beltrametti" w:date="2026-09-02T19:07:00Z" w16du:dateUtc="2026-09-02T17:07:00Z">
        <w:r w:rsidR="00F00C25">
          <w:rPr>
            <w:rFonts w:ascii="Times New Roman" w:eastAsia="Times New Roman" w:hAnsi="Times New Roman" w:cs="Times New Roman"/>
            <w:kern w:val="0"/>
            <w:sz w:val="32"/>
            <w:szCs w:val="18"/>
            <w14:ligatures w14:val="none"/>
          </w:rPr>
          <w:t xml:space="preserve">of them </w:t>
        </w:r>
      </w:ins>
      <w:r w:rsidR="00F85942" w:rsidRPr="00F85942">
        <w:rPr>
          <w:rFonts w:ascii="Times New Roman" w:eastAsia="Times New Roman" w:hAnsi="Times New Roman" w:cs="Times New Roman"/>
          <w:kern w:val="0"/>
          <w:sz w:val="32"/>
          <w:szCs w:val="18"/>
          <w14:ligatures w14:val="none"/>
        </w:rPr>
        <w:t>met around the card table to look at prints and converse. A bit like we consume and share content with friends when passing our phone around during social gatherings.</w:t>
      </w:r>
      <w:r>
        <w:rPr>
          <w:rFonts w:ascii="Times New Roman" w:eastAsia="Times New Roman" w:hAnsi="Times New Roman" w:cs="Times New Roman"/>
          <w:kern w:val="0"/>
          <w:sz w:val="32"/>
          <w:szCs w:val="18"/>
          <w14:ligatures w14:val="none"/>
        </w:rPr>
        <w:t>”</w:t>
      </w:r>
    </w:p>
    <w:p w14:paraId="2DAE51DF"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1387AEA2" w14:textId="234B0903"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When a curator is given many pieces from a variety of locations, how do you work to tell the story?</w:t>
      </w:r>
    </w:p>
    <w:p w14:paraId="57432F6D"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477F59BD" w14:textId="5B116F8D"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lastRenderedPageBreak/>
        <w:t>“</w:t>
      </w:r>
      <w:r w:rsidR="00F85942" w:rsidRPr="00F85942">
        <w:rPr>
          <w:rFonts w:ascii="Times New Roman" w:eastAsia="Times New Roman" w:hAnsi="Times New Roman" w:cs="Times New Roman"/>
          <w:kern w:val="0"/>
          <w:sz w:val="32"/>
          <w:szCs w:val="18"/>
          <w14:ligatures w14:val="none"/>
        </w:rPr>
        <w:t xml:space="preserve">I was so lucky when I found two major collectors of this material in Chicago. The O'Brien family was </w:t>
      </w:r>
      <w:del w:id="54" w:author="Silvia Beltrametti" w:date="2026-09-02T19:07:00Z" w16du:dateUtc="2026-09-02T17:07:00Z">
        <w:r w:rsidR="00F85942" w:rsidRPr="00F85942" w:rsidDel="00F00C25">
          <w:rPr>
            <w:rFonts w:ascii="Times New Roman" w:eastAsia="Times New Roman" w:hAnsi="Times New Roman" w:cs="Times New Roman"/>
            <w:kern w:val="0"/>
            <w:sz w:val="32"/>
            <w:szCs w:val="18"/>
            <w14:ligatures w14:val="none"/>
          </w:rPr>
          <w:delText xml:space="preserve">so </w:delText>
        </w:r>
      </w:del>
      <w:r w:rsidR="00F85942" w:rsidRPr="00F85942">
        <w:rPr>
          <w:rFonts w:ascii="Times New Roman" w:eastAsia="Times New Roman" w:hAnsi="Times New Roman" w:cs="Times New Roman"/>
          <w:kern w:val="0"/>
          <w:sz w:val="32"/>
          <w:szCs w:val="18"/>
          <w14:ligatures w14:val="none"/>
        </w:rPr>
        <w:t>supportive right away and borrowed some key pieces, including the sequel </w:t>
      </w:r>
      <w:r w:rsidR="00F85942" w:rsidRPr="00F00C25">
        <w:rPr>
          <w:rFonts w:ascii="Times New Roman" w:eastAsia="Times New Roman" w:hAnsi="Times New Roman" w:cs="Times New Roman"/>
          <w:i/>
          <w:kern w:val="0"/>
          <w:sz w:val="32"/>
          <w:szCs w:val="18"/>
          <w14:ligatures w14:val="none"/>
          <w:rPrChange w:id="55" w:author="Silvia Beltrametti" w:date="2026-09-02T19:08:00Z" w16du:dateUtc="2026-09-02T17:08:00Z">
            <w:rPr>
              <w:rFonts w:ascii="Times New Roman" w:eastAsia="Times New Roman" w:hAnsi="Times New Roman" w:cs="Times New Roman"/>
              <w:iCs/>
              <w:kern w:val="0"/>
              <w:sz w:val="32"/>
              <w:szCs w:val="18"/>
              <w14:ligatures w14:val="none"/>
            </w:rPr>
          </w:rPrChange>
        </w:rPr>
        <w:t>Harmony before Matrimony</w:t>
      </w:r>
      <w:r w:rsidR="00F85942" w:rsidRPr="00F85942">
        <w:rPr>
          <w:rFonts w:ascii="Times New Roman" w:eastAsia="Times New Roman" w:hAnsi="Times New Roman" w:cs="Times New Roman"/>
          <w:kern w:val="0"/>
          <w:sz w:val="32"/>
          <w:szCs w:val="18"/>
          <w14:ligatures w14:val="none"/>
        </w:rPr>
        <w:t> and </w:t>
      </w:r>
      <w:r w:rsidR="00F85942" w:rsidRPr="00F00C25">
        <w:rPr>
          <w:rFonts w:ascii="Times New Roman" w:eastAsia="Times New Roman" w:hAnsi="Times New Roman" w:cs="Times New Roman"/>
          <w:i/>
          <w:kern w:val="0"/>
          <w:sz w:val="32"/>
          <w:szCs w:val="18"/>
          <w14:ligatures w14:val="none"/>
          <w:rPrChange w:id="56" w:author="Silvia Beltrametti" w:date="2026-09-02T19:08:00Z" w16du:dateUtc="2026-09-02T17:08:00Z">
            <w:rPr>
              <w:rFonts w:ascii="Times New Roman" w:eastAsia="Times New Roman" w:hAnsi="Times New Roman" w:cs="Times New Roman"/>
              <w:iCs/>
              <w:kern w:val="0"/>
              <w:sz w:val="32"/>
              <w:szCs w:val="18"/>
              <w14:ligatures w14:val="none"/>
            </w:rPr>
          </w:rPrChange>
        </w:rPr>
        <w:t>Matrimonial Harmonics</w:t>
      </w:r>
      <w:r w:rsidR="00F85942" w:rsidRPr="00F85942">
        <w:rPr>
          <w:rFonts w:ascii="Times New Roman" w:eastAsia="Times New Roman" w:hAnsi="Times New Roman" w:cs="Times New Roman"/>
          <w:kern w:val="0"/>
          <w:sz w:val="32"/>
          <w:szCs w:val="18"/>
          <w14:ligatures w14:val="none"/>
        </w:rPr>
        <w:t xml:space="preserve"> (pictured below alongside the Irish copy of the latter). Then a friend and collector who lives in London </w:t>
      </w:r>
      <w:del w:id="57" w:author="Silvia Beltrametti" w:date="2026-09-02T19:09:00Z" w16du:dateUtc="2026-09-02T17:09:00Z">
        <w:r w:rsidR="00F85942" w:rsidRPr="00F85942" w:rsidDel="00F00C25">
          <w:rPr>
            <w:rFonts w:ascii="Times New Roman" w:eastAsia="Times New Roman" w:hAnsi="Times New Roman" w:cs="Times New Roman"/>
            <w:kern w:val="0"/>
            <w:sz w:val="32"/>
            <w:szCs w:val="18"/>
            <w14:ligatures w14:val="none"/>
          </w:rPr>
          <w:delText xml:space="preserve">and </w:delText>
        </w:r>
      </w:del>
      <w:ins w:id="58" w:author="Silvia Beltrametti" w:date="2026-09-02T19:09:00Z" w16du:dateUtc="2026-09-02T17:09:00Z">
        <w:r w:rsidR="00F00C25">
          <w:rPr>
            <w:rFonts w:ascii="Times New Roman" w:eastAsia="Times New Roman" w:hAnsi="Times New Roman" w:cs="Times New Roman"/>
            <w:kern w:val="0"/>
            <w:sz w:val="32"/>
            <w:szCs w:val="18"/>
            <w14:ligatures w14:val="none"/>
          </w:rPr>
          <w:t>who</w:t>
        </w:r>
        <w:r w:rsidR="00F00C25" w:rsidRPr="00F85942">
          <w:rPr>
            <w:rFonts w:ascii="Times New Roman" w:eastAsia="Times New Roman" w:hAnsi="Times New Roman" w:cs="Times New Roman"/>
            <w:kern w:val="0"/>
            <w:sz w:val="32"/>
            <w:szCs w:val="18"/>
            <w14:ligatures w14:val="none"/>
          </w:rPr>
          <w:t xml:space="preserve"> </w:t>
        </w:r>
      </w:ins>
      <w:r w:rsidR="00F85942" w:rsidRPr="00F85942">
        <w:rPr>
          <w:rFonts w:ascii="Times New Roman" w:eastAsia="Times New Roman" w:hAnsi="Times New Roman" w:cs="Times New Roman"/>
          <w:kern w:val="0"/>
          <w:sz w:val="32"/>
          <w:szCs w:val="18"/>
          <w14:ligatures w14:val="none"/>
        </w:rPr>
        <w:t>also loaned to the exhibition introduced me to Bill Gordon from Glencoe and thanks to his generosity we were able to showcase some truly exceptional material, including the wrapper the Caricature Magazine</w:t>
      </w:r>
      <w:ins w:id="59" w:author="Silvia Beltrametti" w:date="2026-09-02T19:09:00Z" w16du:dateUtc="2026-09-02T17:09:00Z">
        <w:r w:rsidR="00F00C25">
          <w:rPr>
            <w:rFonts w:ascii="Times New Roman" w:eastAsia="Times New Roman" w:hAnsi="Times New Roman" w:cs="Times New Roman"/>
            <w:kern w:val="0"/>
            <w:sz w:val="32"/>
            <w:szCs w:val="18"/>
            <w14:ligatures w14:val="none"/>
          </w:rPr>
          <w:t xml:space="preserve"> --</w:t>
        </w:r>
      </w:ins>
      <w:del w:id="60" w:author="Silvia Beltrametti" w:date="2026-09-02T19:09:00Z" w16du:dateUtc="2026-09-02T17:09:00Z">
        <w:r w:rsidR="00F85942" w:rsidRPr="00F85942" w:rsidDel="00F00C25">
          <w:rPr>
            <w:rFonts w:ascii="Times New Roman" w:eastAsia="Times New Roman" w:hAnsi="Times New Roman" w:cs="Times New Roman"/>
            <w:kern w:val="0"/>
            <w:sz w:val="32"/>
            <w:szCs w:val="18"/>
            <w14:ligatures w14:val="none"/>
          </w:rPr>
          <w:delText xml:space="preserve">, </w:delText>
        </w:r>
      </w:del>
      <w:r w:rsidR="00F85942" w:rsidRPr="00F85942">
        <w:rPr>
          <w:rFonts w:ascii="Times New Roman" w:eastAsia="Times New Roman" w:hAnsi="Times New Roman" w:cs="Times New Roman"/>
          <w:kern w:val="0"/>
          <w:sz w:val="32"/>
          <w:szCs w:val="18"/>
          <w14:ligatures w14:val="none"/>
        </w:rPr>
        <w:t>the precursor of the comic</w:t>
      </w:r>
      <w:ins w:id="61" w:author="Silvia Beltrametti" w:date="2026-09-02T19:09:00Z" w16du:dateUtc="2026-09-02T17:09:00Z">
        <w:r w:rsidR="00F00C25">
          <w:rPr>
            <w:rFonts w:ascii="Times New Roman" w:eastAsia="Times New Roman" w:hAnsi="Times New Roman" w:cs="Times New Roman"/>
            <w:kern w:val="0"/>
            <w:sz w:val="32"/>
            <w:szCs w:val="18"/>
            <w14:ligatures w14:val="none"/>
          </w:rPr>
          <w:t>--</w:t>
        </w:r>
      </w:ins>
      <w:r w:rsidR="00F85942" w:rsidRPr="00F85942">
        <w:rPr>
          <w:rFonts w:ascii="Times New Roman" w:eastAsia="Times New Roman" w:hAnsi="Times New Roman" w:cs="Times New Roman"/>
          <w:kern w:val="0"/>
          <w:sz w:val="32"/>
          <w:szCs w:val="18"/>
          <w14:ligatures w14:val="none"/>
        </w:rPr>
        <w:t xml:space="preserve"> which delivered two original caricatures to subscribers every fortnight, and an original copper plate which is instrumental in conveying the skill and strategy required to make such works. The exhibition includes a video of the Chicago Printmakers Collaborative </w:t>
      </w:r>
      <w:del w:id="62" w:author="Silvia Beltrametti" w:date="2026-09-02T19:09:00Z" w16du:dateUtc="2026-09-02T17:09:00Z">
        <w:r w:rsidR="00F85942" w:rsidRPr="00F85942" w:rsidDel="00F00C25">
          <w:rPr>
            <w:rFonts w:ascii="Times New Roman" w:eastAsia="Times New Roman" w:hAnsi="Times New Roman" w:cs="Times New Roman"/>
            <w:kern w:val="0"/>
            <w:sz w:val="32"/>
            <w:szCs w:val="18"/>
            <w14:ligatures w14:val="none"/>
          </w:rPr>
          <w:delText xml:space="preserve">printers </w:delText>
        </w:r>
      </w:del>
      <w:r w:rsidR="00F85942" w:rsidRPr="00F85942">
        <w:rPr>
          <w:rFonts w:ascii="Times New Roman" w:eastAsia="Times New Roman" w:hAnsi="Times New Roman" w:cs="Times New Roman"/>
          <w:kern w:val="0"/>
          <w:sz w:val="32"/>
          <w:szCs w:val="18"/>
          <w14:ligatures w14:val="none"/>
        </w:rPr>
        <w:t>replicating the technique.</w:t>
      </w: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w:t>
      </w:r>
    </w:p>
    <w:p w14:paraId="7BA28C23"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25E70ACF" w14:textId="1CCC490B"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xml:space="preserve"> What have you heard visitors remarking about the show and what would you like people who haven’t visited to enjoy for sure at the exhibition?</w:t>
      </w:r>
    </w:p>
    <w:p w14:paraId="2B9676D9"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465A3FE5" w14:textId="431F80B3"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Find your own angle. Printmaking, eighteenth century tales, fashion, interiors, politics, world </w:t>
      </w:r>
      <w:proofErr w:type="spellStart"/>
      <w:r w:rsidR="00F85942" w:rsidRPr="00F85942">
        <w:rPr>
          <w:rFonts w:ascii="Times New Roman" w:eastAsia="Times New Roman" w:hAnsi="Times New Roman" w:cs="Times New Roman"/>
          <w:kern w:val="0"/>
          <w:sz w:val="32"/>
          <w:szCs w:val="18"/>
          <w14:ligatures w14:val="none"/>
        </w:rPr>
        <w:t>history</w:t>
      </w:r>
      <w:ins w:id="63" w:author="Silvia Beltrametti" w:date="2026-09-02T19:09:00Z" w16du:dateUtc="2026-09-02T17:09:00Z">
        <w:r w:rsidR="00F00C25">
          <w:rPr>
            <w:rFonts w:ascii="Times New Roman" w:eastAsia="Times New Roman" w:hAnsi="Times New Roman" w:cs="Times New Roman"/>
            <w:kern w:val="0"/>
            <w:sz w:val="32"/>
            <w:szCs w:val="18"/>
            <w14:ligatures w14:val="none"/>
          </w:rPr>
          <w:t>,</w:t>
        </w:r>
      </w:ins>
      <w:del w:id="64" w:author="Silvia Beltrametti" w:date="2026-09-02T19:09:00Z" w16du:dateUtc="2026-09-02T17:09:00Z">
        <w:r w:rsidR="00F85942" w:rsidRPr="00F85942" w:rsidDel="00F00C25">
          <w:rPr>
            <w:rFonts w:ascii="Times New Roman" w:eastAsia="Times New Roman" w:hAnsi="Times New Roman" w:cs="Times New Roman"/>
            <w:kern w:val="0"/>
            <w:sz w:val="32"/>
            <w:szCs w:val="18"/>
            <w14:ligatures w14:val="none"/>
          </w:rPr>
          <w:delText xml:space="preserve">. </w:delText>
        </w:r>
      </w:del>
      <w:r w:rsidR="00F85942" w:rsidRPr="00F85942">
        <w:rPr>
          <w:rFonts w:ascii="Times New Roman" w:eastAsia="Times New Roman" w:hAnsi="Times New Roman" w:cs="Times New Roman"/>
          <w:kern w:val="0"/>
          <w:sz w:val="32"/>
          <w:szCs w:val="18"/>
          <w14:ligatures w14:val="none"/>
        </w:rPr>
        <w:t>you</w:t>
      </w:r>
      <w:proofErr w:type="spellEnd"/>
      <w:r w:rsidR="00F85942" w:rsidRPr="00F85942">
        <w:rPr>
          <w:rFonts w:ascii="Times New Roman" w:eastAsia="Times New Roman" w:hAnsi="Times New Roman" w:cs="Times New Roman"/>
          <w:kern w:val="0"/>
          <w:sz w:val="32"/>
          <w:szCs w:val="18"/>
          <w14:ligatures w14:val="none"/>
        </w:rPr>
        <w:t xml:space="preserve"> name it. It's there.</w:t>
      </w:r>
      <w:r>
        <w:rPr>
          <w:rFonts w:ascii="Times New Roman" w:eastAsia="Times New Roman" w:hAnsi="Times New Roman" w:cs="Times New Roman"/>
          <w:kern w:val="0"/>
          <w:sz w:val="32"/>
          <w:szCs w:val="18"/>
          <w14:ligatures w14:val="none"/>
        </w:rPr>
        <w:t>”</w:t>
      </w:r>
    </w:p>
    <w:p w14:paraId="0F51FE99"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57A0F538" w14:textId="6C5C1AF7"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CCM:</w:t>
      </w:r>
      <w:r w:rsidR="00F85942" w:rsidRPr="00F85942">
        <w:rPr>
          <w:rFonts w:ascii="Times New Roman" w:eastAsia="Times New Roman" w:hAnsi="Times New Roman" w:cs="Times New Roman"/>
          <w:kern w:val="0"/>
          <w:sz w:val="32"/>
          <w:szCs w:val="18"/>
          <w14:ligatures w14:val="none"/>
        </w:rPr>
        <w:t>  Are you working now on another project?</w:t>
      </w:r>
    </w:p>
    <w:p w14:paraId="54EC43AD"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06ED37FE" w14:textId="1ED61BD3" w:rsidR="00F85942" w:rsidRPr="00F85942" w:rsidRDefault="0032618B" w:rsidP="00F85942">
      <w:pPr>
        <w:spacing w:after="0" w:line="240" w:lineRule="auto"/>
        <w:rPr>
          <w:rFonts w:ascii="Times New Roman" w:eastAsia="Times New Roman" w:hAnsi="Times New Roman" w:cs="Times New Roman"/>
          <w:kern w:val="0"/>
          <w:sz w:val="32"/>
          <w:szCs w:val="18"/>
          <w14:ligatures w14:val="none"/>
        </w:rPr>
      </w:pPr>
      <w:r>
        <w:rPr>
          <w:rFonts w:ascii="Times New Roman" w:eastAsia="Times New Roman" w:hAnsi="Times New Roman" w:cs="Times New Roman"/>
          <w:kern w:val="0"/>
          <w:sz w:val="32"/>
          <w:szCs w:val="18"/>
          <w14:ligatures w14:val="none"/>
        </w:rPr>
        <w:t>“</w:t>
      </w:r>
      <w:r w:rsidR="00F85942" w:rsidRPr="00F85942">
        <w:rPr>
          <w:rFonts w:ascii="Times New Roman" w:eastAsia="Times New Roman" w:hAnsi="Times New Roman" w:cs="Times New Roman"/>
          <w:kern w:val="0"/>
          <w:sz w:val="32"/>
          <w:szCs w:val="18"/>
          <w14:ligatures w14:val="none"/>
        </w:rPr>
        <w:t xml:space="preserve">Yes, I am! I am working on a book titled </w:t>
      </w:r>
      <w:r w:rsidR="00F85942" w:rsidRPr="0032618B">
        <w:rPr>
          <w:rFonts w:ascii="Times New Roman" w:eastAsia="Times New Roman" w:hAnsi="Times New Roman" w:cs="Times New Roman"/>
          <w:i/>
          <w:kern w:val="0"/>
          <w:sz w:val="32"/>
          <w:szCs w:val="18"/>
          <w14:ligatures w14:val="none"/>
        </w:rPr>
        <w:t xml:space="preserve">Intellectual Property and Gender Bias in the Arts. </w:t>
      </w:r>
      <w:r w:rsidR="00F85942" w:rsidRPr="00F85942">
        <w:rPr>
          <w:rFonts w:ascii="Times New Roman" w:eastAsia="Times New Roman" w:hAnsi="Times New Roman" w:cs="Times New Roman"/>
          <w:kern w:val="0"/>
          <w:sz w:val="32"/>
          <w:szCs w:val="18"/>
          <w14:ligatures w14:val="none"/>
        </w:rPr>
        <w:t xml:space="preserve">It's about women who throughout history </w:t>
      </w:r>
      <w:proofErr w:type="gramStart"/>
      <w:r w:rsidR="00F85942" w:rsidRPr="00F85942">
        <w:rPr>
          <w:rFonts w:ascii="Times New Roman" w:eastAsia="Times New Roman" w:hAnsi="Times New Roman" w:cs="Times New Roman"/>
          <w:kern w:val="0"/>
          <w:sz w:val="32"/>
          <w:szCs w:val="18"/>
          <w14:ligatures w14:val="none"/>
        </w:rPr>
        <w:t>were not able to</w:t>
      </w:r>
      <w:proofErr w:type="gramEnd"/>
      <w:r w:rsidR="00F85942" w:rsidRPr="00F85942">
        <w:rPr>
          <w:rFonts w:ascii="Times New Roman" w:eastAsia="Times New Roman" w:hAnsi="Times New Roman" w:cs="Times New Roman"/>
          <w:kern w:val="0"/>
          <w:sz w:val="32"/>
          <w:szCs w:val="18"/>
          <w14:ligatures w14:val="none"/>
        </w:rPr>
        <w:t xml:space="preserve"> take advantage of copyright protection and what that meant for their life and legacy. One of the stories is about Elizabeth Blackwell, a botanical illustrator based in London whose innovative and brilliant illustrations were widely copied by publishers who ignored her rights. She sued, first through her husband, because women lacked standing, but eventually she won</w:t>
      </w:r>
      <w:ins w:id="65" w:author="Silvia Beltrametti" w:date="2026-09-02T19:10:00Z" w16du:dateUtc="2026-09-02T17:10:00Z">
        <w:r w:rsidR="00F00C25">
          <w:rPr>
            <w:rFonts w:ascii="Times New Roman" w:eastAsia="Times New Roman" w:hAnsi="Times New Roman" w:cs="Times New Roman"/>
            <w:kern w:val="0"/>
            <w:sz w:val="32"/>
            <w:szCs w:val="18"/>
            <w14:ligatures w14:val="none"/>
          </w:rPr>
          <w:t xml:space="preserve"> </w:t>
        </w:r>
      </w:ins>
      <w:del w:id="66" w:author="Silvia Beltrametti" w:date="2026-09-02T19:10:00Z" w16du:dateUtc="2026-09-02T17:10:00Z">
        <w:r w:rsidR="00F85942" w:rsidRPr="00F85942" w:rsidDel="00F00C25">
          <w:rPr>
            <w:rFonts w:ascii="Times New Roman" w:eastAsia="Times New Roman" w:hAnsi="Times New Roman" w:cs="Times New Roman"/>
            <w:kern w:val="0"/>
            <w:sz w:val="32"/>
            <w:szCs w:val="18"/>
            <w14:ligatures w14:val="none"/>
          </w:rPr>
          <w:delText xml:space="preserve"> -- </w:delText>
        </w:r>
      </w:del>
      <w:r w:rsidR="00F85942" w:rsidRPr="00F85942">
        <w:rPr>
          <w:rFonts w:ascii="Times New Roman" w:eastAsia="Times New Roman" w:hAnsi="Times New Roman" w:cs="Times New Roman"/>
          <w:kern w:val="0"/>
          <w:sz w:val="32"/>
          <w:szCs w:val="18"/>
          <w14:ligatures w14:val="none"/>
        </w:rPr>
        <w:t xml:space="preserve">on all fronts: women were creators in front of the </w:t>
      </w:r>
      <w:proofErr w:type="gramStart"/>
      <w:r w:rsidR="00F85942" w:rsidRPr="00F85942">
        <w:rPr>
          <w:rFonts w:ascii="Times New Roman" w:eastAsia="Times New Roman" w:hAnsi="Times New Roman" w:cs="Times New Roman"/>
          <w:kern w:val="0"/>
          <w:sz w:val="32"/>
          <w:szCs w:val="18"/>
          <w14:ligatures w14:val="none"/>
        </w:rPr>
        <w:t>law</w:t>
      </w:r>
      <w:proofErr w:type="gramEnd"/>
      <w:r w:rsidR="00F85942" w:rsidRPr="00F85942">
        <w:rPr>
          <w:rFonts w:ascii="Times New Roman" w:eastAsia="Times New Roman" w:hAnsi="Times New Roman" w:cs="Times New Roman"/>
          <w:kern w:val="0"/>
          <w:sz w:val="32"/>
          <w:szCs w:val="18"/>
          <w14:ligatures w14:val="none"/>
        </w:rPr>
        <w:t xml:space="preserve"> and she was able to stop the appropriators. Stay tuned.</w:t>
      </w:r>
      <w:r>
        <w:rPr>
          <w:rFonts w:ascii="Times New Roman" w:eastAsia="Times New Roman" w:hAnsi="Times New Roman" w:cs="Times New Roman"/>
          <w:kern w:val="0"/>
          <w:sz w:val="32"/>
          <w:szCs w:val="18"/>
          <w14:ligatures w14:val="none"/>
        </w:rPr>
        <w:t>”</w:t>
      </w:r>
    </w:p>
    <w:p w14:paraId="5589AD37" w14:textId="77777777" w:rsidR="00F85942" w:rsidRPr="00F85942" w:rsidRDefault="00F85942" w:rsidP="00F85942">
      <w:pPr>
        <w:spacing w:after="0" w:line="240" w:lineRule="auto"/>
        <w:rPr>
          <w:rFonts w:ascii="Times New Roman" w:eastAsia="Times New Roman" w:hAnsi="Times New Roman" w:cs="Times New Roman"/>
          <w:kern w:val="0"/>
          <w:sz w:val="32"/>
          <w:szCs w:val="18"/>
          <w14:ligatures w14:val="none"/>
        </w:rPr>
      </w:pPr>
    </w:p>
    <w:p w14:paraId="1DC6FBB0" w14:textId="77777777" w:rsidR="00F85942" w:rsidRPr="00F85942" w:rsidRDefault="00F85942" w:rsidP="00F85942">
      <w:pPr>
        <w:spacing w:after="0" w:line="240" w:lineRule="auto"/>
        <w:rPr>
          <w:rFonts w:ascii="Times New Roman" w:eastAsia="Times New Roman" w:hAnsi="Times New Roman" w:cs="Times New Roman"/>
          <w:kern w:val="0"/>
          <w:sz w:val="32"/>
          <w14:ligatures w14:val="none"/>
        </w:rPr>
      </w:pPr>
    </w:p>
    <w:p w14:paraId="174AEDA1" w14:textId="77777777" w:rsidR="00F85942" w:rsidRPr="00F85942" w:rsidRDefault="00F85942">
      <w:pPr>
        <w:rPr>
          <w:rFonts w:ascii="Times New Roman" w:hAnsi="Times New Roman"/>
          <w:sz w:val="32"/>
        </w:rPr>
      </w:pPr>
    </w:p>
    <w:sectPr w:rsidR="00F85942" w:rsidRPr="00F85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ilvia Beltrametti">
    <w15:presenceInfo w15:providerId="AD" w15:userId="S::sbeltr1@saic.edu::3b6e8db2-2dac-4ff7-8ab0-6bb1c24afa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42"/>
    <w:rsid w:val="00057B4A"/>
    <w:rsid w:val="0032618B"/>
    <w:rsid w:val="003A7E67"/>
    <w:rsid w:val="00432EB1"/>
    <w:rsid w:val="006E4675"/>
    <w:rsid w:val="00905429"/>
    <w:rsid w:val="009A26B2"/>
    <w:rsid w:val="009C41CA"/>
    <w:rsid w:val="00BA12EC"/>
    <w:rsid w:val="00E11B57"/>
    <w:rsid w:val="00F00C25"/>
    <w:rsid w:val="00F8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FC2C0"/>
  <w15:chartTrackingRefBased/>
  <w15:docId w15:val="{ED867D6A-5368-2C41-BECA-88C5970A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42"/>
    <w:rPr>
      <w:rFonts w:eastAsiaTheme="majorEastAsia" w:cstheme="majorBidi"/>
      <w:color w:val="272727" w:themeColor="text1" w:themeTint="D8"/>
    </w:rPr>
  </w:style>
  <w:style w:type="paragraph" w:styleId="Title">
    <w:name w:val="Title"/>
    <w:basedOn w:val="Normal"/>
    <w:next w:val="Normal"/>
    <w:link w:val="TitleChar"/>
    <w:uiPriority w:val="10"/>
    <w:qFormat/>
    <w:rsid w:val="00F8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42"/>
    <w:pPr>
      <w:spacing w:before="160"/>
      <w:jc w:val="center"/>
    </w:pPr>
    <w:rPr>
      <w:i/>
      <w:iCs/>
      <w:color w:val="404040" w:themeColor="text1" w:themeTint="BF"/>
    </w:rPr>
  </w:style>
  <w:style w:type="character" w:customStyle="1" w:styleId="QuoteChar">
    <w:name w:val="Quote Char"/>
    <w:basedOn w:val="DefaultParagraphFont"/>
    <w:link w:val="Quote"/>
    <w:uiPriority w:val="29"/>
    <w:rsid w:val="00F85942"/>
    <w:rPr>
      <w:i/>
      <w:iCs/>
      <w:color w:val="404040" w:themeColor="text1" w:themeTint="BF"/>
    </w:rPr>
  </w:style>
  <w:style w:type="paragraph" w:styleId="ListParagraph">
    <w:name w:val="List Paragraph"/>
    <w:basedOn w:val="Normal"/>
    <w:uiPriority w:val="34"/>
    <w:qFormat/>
    <w:rsid w:val="00F85942"/>
    <w:pPr>
      <w:ind w:left="720"/>
      <w:contextualSpacing/>
    </w:pPr>
  </w:style>
  <w:style w:type="character" w:styleId="IntenseEmphasis">
    <w:name w:val="Intense Emphasis"/>
    <w:basedOn w:val="DefaultParagraphFont"/>
    <w:uiPriority w:val="21"/>
    <w:qFormat/>
    <w:rsid w:val="00F85942"/>
    <w:rPr>
      <w:i/>
      <w:iCs/>
      <w:color w:val="0F4761" w:themeColor="accent1" w:themeShade="BF"/>
    </w:rPr>
  </w:style>
  <w:style w:type="paragraph" w:styleId="IntenseQuote">
    <w:name w:val="Intense Quote"/>
    <w:basedOn w:val="Normal"/>
    <w:next w:val="Normal"/>
    <w:link w:val="IntenseQuoteChar"/>
    <w:uiPriority w:val="30"/>
    <w:qFormat/>
    <w:rsid w:val="00F8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942"/>
    <w:rPr>
      <w:i/>
      <w:iCs/>
      <w:color w:val="0F4761" w:themeColor="accent1" w:themeShade="BF"/>
    </w:rPr>
  </w:style>
  <w:style w:type="character" w:styleId="IntenseReference">
    <w:name w:val="Intense Reference"/>
    <w:basedOn w:val="DefaultParagraphFont"/>
    <w:uiPriority w:val="32"/>
    <w:qFormat/>
    <w:rsid w:val="00F85942"/>
    <w:rPr>
      <w:b/>
      <w:bCs/>
      <w:smallCaps/>
      <w:color w:val="0F4761" w:themeColor="accent1" w:themeShade="BF"/>
      <w:spacing w:val="5"/>
    </w:rPr>
  </w:style>
  <w:style w:type="character" w:customStyle="1" w:styleId="apple-converted-space">
    <w:name w:val="apple-converted-space"/>
    <w:basedOn w:val="DefaultParagraphFont"/>
    <w:rsid w:val="00F85942"/>
  </w:style>
  <w:style w:type="character" w:styleId="Emphasis">
    <w:name w:val="Emphasis"/>
    <w:basedOn w:val="DefaultParagraphFont"/>
    <w:uiPriority w:val="20"/>
    <w:qFormat/>
    <w:rsid w:val="00F85942"/>
    <w:rPr>
      <w:i/>
      <w:iCs/>
    </w:rPr>
  </w:style>
  <w:style w:type="paragraph" w:styleId="Revision">
    <w:name w:val="Revision"/>
    <w:hidden/>
    <w:uiPriority w:val="99"/>
    <w:semiHidden/>
    <w:rsid w:val="006E46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 Bross</dc:creator>
  <cp:keywords/>
  <dc:description/>
  <cp:lastModifiedBy>Silvia Beltrametti</cp:lastModifiedBy>
  <cp:revision>3</cp:revision>
  <dcterms:created xsi:type="dcterms:W3CDTF">2026-09-02T17:11:00Z</dcterms:created>
  <dcterms:modified xsi:type="dcterms:W3CDTF">2026-09-03T21:27:00Z</dcterms:modified>
</cp:coreProperties>
</file>